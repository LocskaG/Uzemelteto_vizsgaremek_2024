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F27C9" w14:textId="77777777" w:rsidR="00E62381" w:rsidRDefault="00E62381" w:rsidP="00EC1665">
      <w:pPr>
        <w:spacing w:before="600"/>
        <w:jc w:val="left"/>
        <w:rPr>
          <w:sz w:val="52"/>
        </w:rPr>
      </w:pPr>
      <w:r w:rsidRPr="00E62381">
        <w:rPr>
          <w:noProof/>
          <w:sz w:val="32"/>
        </w:rPr>
        <w:drawing>
          <wp:anchor distT="0" distB="0" distL="114300" distR="114300" simplePos="0" relativeHeight="251658240" behindDoc="0" locked="0" layoutInCell="1" allowOverlap="1" wp14:anchorId="2476E158" wp14:editId="7FAFA157">
            <wp:simplePos x="0" y="0"/>
            <wp:positionH relativeFrom="column">
              <wp:posOffset>128905</wp:posOffset>
            </wp:positionH>
            <wp:positionV relativeFrom="paragraph">
              <wp:posOffset>205105</wp:posOffset>
            </wp:positionV>
            <wp:extent cx="1485900" cy="1485900"/>
            <wp:effectExtent l="0" t="0" r="0" b="0"/>
            <wp:wrapSquare wrapText="bothSides"/>
            <wp:docPr id="1" name="Kép 1" descr="https://blathy.bmszc.hu/_next/image?url=https%3A%2F%2Fbm-blathy.cms.intezmeny.edir.hu%2Fuploads%2Fthumbnail_logo_blathy_919a780f7e.png&amp;w=256&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athy.bmszc.hu/_next/image?url=https%3A%2F%2Fbm-blathy.cms.intezmeny.edir.hu%2Fuploads%2Fthumbnail_logo_blathy_919a780f7e.png&amp;w=256&amp;q=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color w:val="112338"/>
          <w:sz w:val="32"/>
          <w:shd w:val="clear" w:color="auto" w:fill="FFFFFF"/>
        </w:rPr>
        <w:br/>
      </w:r>
      <w:r w:rsidRPr="00E62381">
        <w:rPr>
          <w:rFonts w:ascii="Arial" w:hAnsi="Arial" w:cs="Arial"/>
          <w:b/>
          <w:bCs/>
          <w:color w:val="112338"/>
          <w:sz w:val="32"/>
          <w:shd w:val="clear" w:color="auto" w:fill="FFFFFF"/>
        </w:rPr>
        <w:t>Budapesti Műszaki SZC Bláthy</w:t>
      </w:r>
      <w:r>
        <w:rPr>
          <w:rFonts w:ascii="Arial" w:hAnsi="Arial" w:cs="Arial"/>
          <w:b/>
          <w:bCs/>
          <w:color w:val="112338"/>
          <w:sz w:val="32"/>
          <w:shd w:val="clear" w:color="auto" w:fill="FFFFFF"/>
        </w:rPr>
        <w:br/>
      </w:r>
      <w:r w:rsidRPr="00E62381">
        <w:rPr>
          <w:rFonts w:ascii="Arial" w:hAnsi="Arial" w:cs="Arial"/>
          <w:b/>
          <w:bCs/>
          <w:color w:val="112338"/>
          <w:sz w:val="32"/>
          <w:shd w:val="clear" w:color="auto" w:fill="FFFFFF"/>
        </w:rPr>
        <w:t>Ottó Titusz Informatikai Technikum</w:t>
      </w:r>
    </w:p>
    <w:p w14:paraId="21D62EF3" w14:textId="77777777" w:rsidR="00EC1665" w:rsidRDefault="00EC1665" w:rsidP="00EC1665">
      <w:pPr>
        <w:spacing w:before="1600"/>
        <w:jc w:val="left"/>
        <w:rPr>
          <w:sz w:val="52"/>
        </w:rPr>
      </w:pPr>
    </w:p>
    <w:p w14:paraId="30D3ED88" w14:textId="77777777" w:rsidR="00432BA7" w:rsidRPr="00E62381" w:rsidRDefault="0015367C" w:rsidP="00EC1665">
      <w:pPr>
        <w:jc w:val="center"/>
        <w:rPr>
          <w:sz w:val="52"/>
        </w:rPr>
      </w:pPr>
      <w:r w:rsidRPr="00E62381">
        <w:rPr>
          <w:sz w:val="52"/>
        </w:rPr>
        <w:t>Hálózattervezési és kivitelezési vizsgaremek</w:t>
      </w:r>
    </w:p>
    <w:p w14:paraId="4D4C384C" w14:textId="77777777" w:rsidR="00E62381" w:rsidRDefault="00E62381" w:rsidP="00E62381">
      <w:pPr>
        <w:spacing w:before="0" w:after="0" w:line="240" w:lineRule="auto"/>
      </w:pPr>
    </w:p>
    <w:p w14:paraId="001896CD" w14:textId="77777777" w:rsidR="00E62381" w:rsidRDefault="00E62381" w:rsidP="00E62381">
      <w:pPr>
        <w:spacing w:before="0" w:after="0" w:line="240" w:lineRule="auto"/>
      </w:pPr>
    </w:p>
    <w:p w14:paraId="4A5DEC1F" w14:textId="77777777" w:rsidR="00E62381" w:rsidRDefault="00E62381" w:rsidP="00E62381">
      <w:pPr>
        <w:spacing w:before="0" w:after="0" w:line="240" w:lineRule="auto"/>
      </w:pPr>
    </w:p>
    <w:p w14:paraId="10383D34" w14:textId="77777777" w:rsidR="00E62381" w:rsidRDefault="00E62381" w:rsidP="00E62381">
      <w:pPr>
        <w:spacing w:before="0" w:after="0" w:line="240" w:lineRule="auto"/>
      </w:pPr>
    </w:p>
    <w:p w14:paraId="5890B022" w14:textId="77777777" w:rsidR="00E62381" w:rsidRDefault="00E62381" w:rsidP="00E62381">
      <w:pPr>
        <w:spacing w:before="0" w:after="0" w:line="240" w:lineRule="auto"/>
      </w:pPr>
    </w:p>
    <w:p w14:paraId="41C1E3B0" w14:textId="77777777" w:rsidR="00E62381" w:rsidRDefault="00E62381" w:rsidP="00E62381">
      <w:pPr>
        <w:spacing w:before="0" w:after="0" w:line="240" w:lineRule="auto"/>
      </w:pPr>
    </w:p>
    <w:p w14:paraId="4648C0E3" w14:textId="77777777" w:rsidR="00E62381" w:rsidRDefault="00E62381" w:rsidP="00E62381">
      <w:pPr>
        <w:spacing w:before="0" w:after="0" w:line="240" w:lineRule="auto"/>
      </w:pPr>
    </w:p>
    <w:p w14:paraId="701C9828" w14:textId="77777777" w:rsidR="00E62381" w:rsidRDefault="00E62381" w:rsidP="00E62381">
      <w:pPr>
        <w:spacing w:before="0" w:after="0" w:line="240" w:lineRule="auto"/>
      </w:pPr>
    </w:p>
    <w:p w14:paraId="1406329E" w14:textId="77777777" w:rsidR="00E62381" w:rsidRDefault="00E62381" w:rsidP="00E62381">
      <w:pPr>
        <w:spacing w:before="0" w:after="0" w:line="240" w:lineRule="auto"/>
      </w:pPr>
    </w:p>
    <w:p w14:paraId="4CD08315" w14:textId="77777777" w:rsidR="00E62381" w:rsidRDefault="00E62381" w:rsidP="00E62381">
      <w:pPr>
        <w:spacing w:before="0" w:after="0" w:line="240" w:lineRule="auto"/>
      </w:pPr>
    </w:p>
    <w:p w14:paraId="7641927E" w14:textId="77777777" w:rsidR="00E62381" w:rsidRDefault="00E62381" w:rsidP="00E62381">
      <w:pPr>
        <w:spacing w:before="0" w:after="0" w:line="240" w:lineRule="auto"/>
      </w:pPr>
    </w:p>
    <w:p w14:paraId="4C9DF21F" w14:textId="77777777" w:rsidR="00E62381" w:rsidRDefault="00E62381" w:rsidP="00E62381">
      <w:pPr>
        <w:spacing w:before="0" w:after="0" w:line="240" w:lineRule="auto"/>
      </w:pPr>
    </w:p>
    <w:p w14:paraId="625E5CF6" w14:textId="77777777" w:rsidR="00E62381" w:rsidRDefault="00E62381" w:rsidP="00E62381">
      <w:pPr>
        <w:spacing w:before="0" w:after="0" w:line="240" w:lineRule="auto"/>
      </w:pPr>
    </w:p>
    <w:p w14:paraId="59213111" w14:textId="77777777" w:rsidR="00E62381" w:rsidRDefault="00E62381" w:rsidP="00E62381">
      <w:pPr>
        <w:spacing w:before="0" w:after="0" w:line="240" w:lineRule="auto"/>
      </w:pPr>
    </w:p>
    <w:p w14:paraId="69644200" w14:textId="77777777" w:rsidR="00E62381" w:rsidRDefault="00E62381" w:rsidP="00E62381">
      <w:pPr>
        <w:spacing w:before="0" w:after="0" w:line="240" w:lineRule="auto"/>
      </w:pPr>
    </w:p>
    <w:p w14:paraId="4644D842" w14:textId="77777777" w:rsidR="00E62381" w:rsidRDefault="00E62381" w:rsidP="00E62381">
      <w:pPr>
        <w:spacing w:before="0" w:after="0" w:line="240" w:lineRule="auto"/>
      </w:pPr>
    </w:p>
    <w:p w14:paraId="5A294925" w14:textId="77777777" w:rsidR="00E62381" w:rsidRDefault="00E62381" w:rsidP="00E62381">
      <w:pPr>
        <w:spacing w:before="0" w:after="0" w:line="240" w:lineRule="auto"/>
      </w:pPr>
    </w:p>
    <w:p w14:paraId="7CE8033A" w14:textId="77777777" w:rsidR="00E62381" w:rsidRDefault="00E62381" w:rsidP="00E62381">
      <w:pPr>
        <w:spacing w:before="0" w:after="0" w:line="240" w:lineRule="auto"/>
      </w:pPr>
    </w:p>
    <w:p w14:paraId="6BD0D2C3" w14:textId="77777777" w:rsidR="00E62381" w:rsidRDefault="00E62381" w:rsidP="00E62381">
      <w:pPr>
        <w:spacing w:before="0" w:after="0" w:line="240" w:lineRule="auto"/>
        <w:sectPr w:rsidR="00E62381">
          <w:pgSz w:w="11906" w:h="16838"/>
          <w:pgMar w:top="1417" w:right="1417" w:bottom="1417" w:left="1417" w:header="708" w:footer="708" w:gutter="0"/>
          <w:cols w:space="708"/>
          <w:docGrid w:linePitch="360"/>
        </w:sectPr>
      </w:pPr>
    </w:p>
    <w:p w14:paraId="45326512" w14:textId="77777777" w:rsidR="0015367C" w:rsidRDefault="00E62381" w:rsidP="00E62381">
      <w:pPr>
        <w:spacing w:before="0" w:after="0" w:line="240" w:lineRule="auto"/>
      </w:pPr>
      <w:r>
        <w:t>Kis Tibor</w:t>
      </w:r>
    </w:p>
    <w:p w14:paraId="395C4279" w14:textId="77777777" w:rsidR="00E62381" w:rsidRDefault="00E62381" w:rsidP="00E62381">
      <w:pPr>
        <w:spacing w:before="0" w:after="0" w:line="240" w:lineRule="auto"/>
      </w:pPr>
      <w:r>
        <w:t>Lócska Gergő István</w:t>
      </w:r>
    </w:p>
    <w:p w14:paraId="236EFB1E" w14:textId="77777777" w:rsidR="00E62381" w:rsidRDefault="00E62381" w:rsidP="00E62381">
      <w:pPr>
        <w:spacing w:before="0" w:after="0" w:line="240" w:lineRule="auto"/>
      </w:pPr>
      <w:r>
        <w:t>Szamosi Krisztián Benjamin</w:t>
      </w:r>
    </w:p>
    <w:p w14:paraId="73A47B99" w14:textId="77777777" w:rsidR="00E62381" w:rsidRPr="00EC1665" w:rsidRDefault="00E62381" w:rsidP="00EC1665">
      <w:pPr>
        <w:jc w:val="center"/>
        <w:rPr>
          <w:sz w:val="28"/>
        </w:rPr>
        <w:sectPr w:rsidR="00E62381" w:rsidRPr="00EC1665" w:rsidSect="00E62381">
          <w:type w:val="continuous"/>
          <w:pgSz w:w="11906" w:h="16838"/>
          <w:pgMar w:top="1417" w:right="1417" w:bottom="1417" w:left="1417" w:header="708" w:footer="708" w:gutter="0"/>
          <w:cols w:num="2" w:space="708"/>
          <w:docGrid w:linePitch="360"/>
        </w:sectPr>
      </w:pPr>
      <w:r w:rsidRPr="00E62381">
        <w:rPr>
          <w:sz w:val="28"/>
        </w:rPr>
        <w:t>2/14E – IT   |   2024</w:t>
      </w:r>
      <w:r w:rsidR="00EC1665">
        <w:rPr>
          <w:sz w:val="28"/>
        </w:rPr>
        <w:t>.</w:t>
      </w:r>
    </w:p>
    <w:p w14:paraId="08268449" w14:textId="77777777" w:rsidR="00E62381" w:rsidRDefault="00E62381">
      <w:pPr>
        <w:spacing w:before="0" w:after="160" w:line="259" w:lineRule="auto"/>
        <w:jc w:val="left"/>
      </w:pPr>
      <w:r>
        <w:br w:type="page"/>
      </w:r>
    </w:p>
    <w:sdt>
      <w:sdtPr>
        <w:rPr>
          <w:b w:val="0"/>
          <w:sz w:val="24"/>
          <w:szCs w:val="22"/>
          <w:lang w:eastAsia="en-US"/>
        </w:rPr>
        <w:id w:val="374588703"/>
        <w:docPartObj>
          <w:docPartGallery w:val="Table of Contents"/>
          <w:docPartUnique/>
        </w:docPartObj>
      </w:sdtPr>
      <w:sdtEndPr>
        <w:rPr>
          <w:bCs/>
        </w:rPr>
      </w:sdtEndPr>
      <w:sdtContent>
        <w:p w14:paraId="71D8D660" w14:textId="3EC33E3E" w:rsidR="007A58E4" w:rsidRDefault="007A58E4">
          <w:pPr>
            <w:pStyle w:val="Tartalomjegyzkcmsora"/>
          </w:pPr>
          <w:r>
            <w:t>Tartalom</w:t>
          </w:r>
        </w:p>
        <w:p w14:paraId="5AC85DC7" w14:textId="7C1B8996" w:rsidR="008B724A" w:rsidRDefault="007A58E4">
          <w:pPr>
            <w:pStyle w:val="TJ1"/>
            <w:tabs>
              <w:tab w:val="left" w:pos="440"/>
              <w:tab w:val="right" w:leader="dot" w:pos="9062"/>
            </w:tabs>
            <w:rPr>
              <w:ins w:id="2" w:author="Kis Tibor" w:date="2024-05-14T00:18:00Z"/>
              <w:rFonts w:asciiTheme="minorHAnsi" w:eastAsiaTheme="minorEastAsia" w:hAnsiTheme="minorHAnsi"/>
              <w:noProof/>
              <w:sz w:val="22"/>
              <w:lang w:eastAsia="hu-HU"/>
            </w:rPr>
          </w:pPr>
          <w:r>
            <w:fldChar w:fldCharType="begin"/>
          </w:r>
          <w:r>
            <w:instrText xml:space="preserve"> TOC \o "1-3" \h \z \u </w:instrText>
          </w:r>
          <w:r>
            <w:fldChar w:fldCharType="separate"/>
          </w:r>
          <w:ins w:id="3" w:author="Kis Tibor" w:date="2024-05-14T00:18:00Z">
            <w:r w:rsidR="008B724A" w:rsidRPr="00DF5D50">
              <w:rPr>
                <w:rStyle w:val="Hiperhivatkozs"/>
                <w:noProof/>
              </w:rPr>
              <w:fldChar w:fldCharType="begin"/>
            </w:r>
            <w:r w:rsidR="008B724A" w:rsidRPr="00DF5D50">
              <w:rPr>
                <w:rStyle w:val="Hiperhivatkozs"/>
                <w:noProof/>
              </w:rPr>
              <w:instrText xml:space="preserve"> </w:instrText>
            </w:r>
            <w:r w:rsidR="008B724A">
              <w:rPr>
                <w:noProof/>
              </w:rPr>
              <w:instrText>HYPERLINK \l "_Toc166538298"</w:instrText>
            </w:r>
            <w:r w:rsidR="008B724A" w:rsidRPr="00DF5D50">
              <w:rPr>
                <w:rStyle w:val="Hiperhivatkozs"/>
                <w:noProof/>
              </w:rPr>
              <w:instrText xml:space="preserve"> </w:instrText>
            </w:r>
            <w:r w:rsidR="008B724A" w:rsidRPr="00DF5D50">
              <w:rPr>
                <w:rStyle w:val="Hiperhivatkozs"/>
                <w:noProof/>
              </w:rPr>
              <w:fldChar w:fldCharType="separate"/>
            </w:r>
            <w:r w:rsidR="008B724A" w:rsidRPr="00DF5D50">
              <w:rPr>
                <w:rStyle w:val="Hiperhivatkozs"/>
                <w:noProof/>
              </w:rPr>
              <w:t>1.</w:t>
            </w:r>
            <w:r w:rsidR="008B724A">
              <w:rPr>
                <w:rFonts w:asciiTheme="minorHAnsi" w:eastAsiaTheme="minorEastAsia" w:hAnsiTheme="minorHAnsi"/>
                <w:noProof/>
                <w:sz w:val="22"/>
                <w:lang w:eastAsia="hu-HU"/>
              </w:rPr>
              <w:tab/>
            </w:r>
            <w:r w:rsidR="008B724A" w:rsidRPr="00DF5D50">
              <w:rPr>
                <w:rStyle w:val="Hiperhivatkozs"/>
                <w:noProof/>
              </w:rPr>
              <w:t>Bevezetés</w:t>
            </w:r>
            <w:r w:rsidR="008B724A">
              <w:rPr>
                <w:noProof/>
                <w:webHidden/>
              </w:rPr>
              <w:tab/>
            </w:r>
            <w:r w:rsidR="008B724A">
              <w:rPr>
                <w:noProof/>
                <w:webHidden/>
              </w:rPr>
              <w:fldChar w:fldCharType="begin"/>
            </w:r>
            <w:r w:rsidR="008B724A">
              <w:rPr>
                <w:noProof/>
                <w:webHidden/>
              </w:rPr>
              <w:instrText xml:space="preserve"> PAGEREF _Toc166538298 \h </w:instrText>
            </w:r>
          </w:ins>
          <w:r w:rsidR="008B724A">
            <w:rPr>
              <w:noProof/>
              <w:webHidden/>
            </w:rPr>
          </w:r>
          <w:r w:rsidR="008B724A">
            <w:rPr>
              <w:noProof/>
              <w:webHidden/>
            </w:rPr>
            <w:fldChar w:fldCharType="separate"/>
          </w:r>
          <w:ins w:id="4" w:author="Kis Tibor" w:date="2024-05-14T00:18:00Z">
            <w:r w:rsidR="008B724A">
              <w:rPr>
                <w:noProof/>
                <w:webHidden/>
              </w:rPr>
              <w:t>4</w:t>
            </w:r>
            <w:r w:rsidR="008B724A">
              <w:rPr>
                <w:noProof/>
                <w:webHidden/>
              </w:rPr>
              <w:fldChar w:fldCharType="end"/>
            </w:r>
            <w:r w:rsidR="008B724A" w:rsidRPr="00DF5D50">
              <w:rPr>
                <w:rStyle w:val="Hiperhivatkozs"/>
                <w:noProof/>
              </w:rPr>
              <w:fldChar w:fldCharType="end"/>
            </w:r>
          </w:ins>
        </w:p>
        <w:p w14:paraId="53C27B20" w14:textId="30779868" w:rsidR="008B724A" w:rsidRDefault="008B724A">
          <w:pPr>
            <w:pStyle w:val="TJ1"/>
            <w:tabs>
              <w:tab w:val="left" w:pos="440"/>
              <w:tab w:val="right" w:leader="dot" w:pos="9062"/>
            </w:tabs>
            <w:rPr>
              <w:ins w:id="5" w:author="Kis Tibor" w:date="2024-05-14T00:18:00Z"/>
              <w:rFonts w:asciiTheme="minorHAnsi" w:eastAsiaTheme="minorEastAsia" w:hAnsiTheme="minorHAnsi"/>
              <w:noProof/>
              <w:sz w:val="22"/>
              <w:lang w:eastAsia="hu-HU"/>
            </w:rPr>
          </w:pPr>
          <w:ins w:id="6"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"_Toc166538299"</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2.</w:t>
            </w:r>
            <w:r>
              <w:rPr>
                <w:rFonts w:asciiTheme="minorHAnsi" w:eastAsiaTheme="minorEastAsia" w:hAnsiTheme="minorHAnsi"/>
                <w:noProof/>
                <w:sz w:val="22"/>
                <w:lang w:eastAsia="hu-HU"/>
              </w:rPr>
              <w:tab/>
            </w:r>
            <w:r w:rsidRPr="00DF5D50">
              <w:rPr>
                <w:rStyle w:val="Hiperhivatkozs"/>
                <w:noProof/>
              </w:rPr>
              <w:t>Költségvetés</w:t>
            </w:r>
            <w:r>
              <w:rPr>
                <w:noProof/>
                <w:webHidden/>
              </w:rPr>
              <w:tab/>
            </w:r>
            <w:r>
              <w:rPr>
                <w:noProof/>
                <w:webHidden/>
              </w:rPr>
              <w:fldChar w:fldCharType="begin"/>
            </w:r>
            <w:r>
              <w:rPr>
                <w:noProof/>
                <w:webHidden/>
              </w:rPr>
              <w:instrText xml:space="preserve"> PAGEREF _Toc166538299 \h </w:instrText>
            </w:r>
          </w:ins>
          <w:r>
            <w:rPr>
              <w:noProof/>
              <w:webHidden/>
            </w:rPr>
          </w:r>
          <w:r>
            <w:rPr>
              <w:noProof/>
              <w:webHidden/>
            </w:rPr>
            <w:fldChar w:fldCharType="separate"/>
          </w:r>
          <w:ins w:id="7" w:author="Kis Tibor" w:date="2024-05-14T00:18:00Z">
            <w:r>
              <w:rPr>
                <w:noProof/>
                <w:webHidden/>
              </w:rPr>
              <w:t>5</w:t>
            </w:r>
            <w:r>
              <w:rPr>
                <w:noProof/>
                <w:webHidden/>
              </w:rPr>
              <w:fldChar w:fldCharType="end"/>
            </w:r>
            <w:r w:rsidRPr="00DF5D50">
              <w:rPr>
                <w:rStyle w:val="Hiperhivatkozs"/>
                <w:noProof/>
              </w:rPr>
              <w:fldChar w:fldCharType="end"/>
            </w:r>
          </w:ins>
        </w:p>
        <w:p w14:paraId="66FA60AD" w14:textId="13BFEF11" w:rsidR="008B724A" w:rsidRDefault="008B724A">
          <w:pPr>
            <w:pStyle w:val="TJ1"/>
            <w:tabs>
              <w:tab w:val="left" w:pos="440"/>
              <w:tab w:val="right" w:leader="dot" w:pos="9062"/>
            </w:tabs>
            <w:rPr>
              <w:ins w:id="8" w:author="Kis Tibor" w:date="2024-05-14T00:18:00Z"/>
              <w:rFonts w:asciiTheme="minorHAnsi" w:eastAsiaTheme="minorEastAsia" w:hAnsiTheme="minorHAnsi"/>
              <w:noProof/>
              <w:sz w:val="22"/>
              <w:lang w:eastAsia="hu-HU"/>
            </w:rPr>
          </w:pPr>
          <w:ins w:id="9"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"_Toc166538300"</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3.</w:t>
            </w:r>
            <w:r>
              <w:rPr>
                <w:rFonts w:asciiTheme="minorHAnsi" w:eastAsiaTheme="minorEastAsia" w:hAnsiTheme="minorHAnsi"/>
                <w:noProof/>
                <w:sz w:val="22"/>
                <w:lang w:eastAsia="hu-HU"/>
              </w:rPr>
              <w:tab/>
            </w:r>
            <w:r w:rsidRPr="00DF5D50">
              <w:rPr>
                <w:rStyle w:val="Hiperhivatkozs"/>
                <w:noProof/>
              </w:rPr>
              <w:t>Hálózati fizikai struktúrája</w:t>
            </w:r>
            <w:r>
              <w:rPr>
                <w:noProof/>
                <w:webHidden/>
              </w:rPr>
              <w:tab/>
            </w:r>
            <w:r>
              <w:rPr>
                <w:noProof/>
                <w:webHidden/>
              </w:rPr>
              <w:fldChar w:fldCharType="begin"/>
            </w:r>
            <w:r>
              <w:rPr>
                <w:noProof/>
                <w:webHidden/>
              </w:rPr>
              <w:instrText xml:space="preserve"> PAGEREF _Toc166538300 \h </w:instrText>
            </w:r>
          </w:ins>
          <w:r>
            <w:rPr>
              <w:noProof/>
              <w:webHidden/>
            </w:rPr>
          </w:r>
          <w:r>
            <w:rPr>
              <w:noProof/>
              <w:webHidden/>
            </w:rPr>
            <w:fldChar w:fldCharType="separate"/>
          </w:r>
          <w:ins w:id="10" w:author="Kis Tibor" w:date="2024-05-14T00:18:00Z">
            <w:r>
              <w:rPr>
                <w:noProof/>
                <w:webHidden/>
              </w:rPr>
              <w:t>6</w:t>
            </w:r>
            <w:r>
              <w:rPr>
                <w:noProof/>
                <w:webHidden/>
              </w:rPr>
              <w:fldChar w:fldCharType="end"/>
            </w:r>
            <w:r w:rsidRPr="00DF5D50">
              <w:rPr>
                <w:rStyle w:val="Hiperhivatkozs"/>
                <w:noProof/>
              </w:rPr>
              <w:fldChar w:fldCharType="end"/>
            </w:r>
          </w:ins>
        </w:p>
        <w:p w14:paraId="2E5BB5D3" w14:textId="7DAC826F" w:rsidR="008B724A" w:rsidRDefault="008B724A">
          <w:pPr>
            <w:pStyle w:val="TJ1"/>
            <w:tabs>
              <w:tab w:val="left" w:pos="440"/>
              <w:tab w:val="right" w:leader="dot" w:pos="9062"/>
            </w:tabs>
            <w:rPr>
              <w:ins w:id="11" w:author="Kis Tibor" w:date="2024-05-14T00:18:00Z"/>
              <w:rFonts w:asciiTheme="minorHAnsi" w:eastAsiaTheme="minorEastAsia" w:hAnsiTheme="minorHAnsi"/>
              <w:noProof/>
              <w:sz w:val="22"/>
              <w:lang w:eastAsia="hu-HU"/>
            </w:rPr>
          </w:pPr>
          <w:ins w:id="12"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"_Toc166538301"</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4.</w:t>
            </w:r>
            <w:r>
              <w:rPr>
                <w:rFonts w:asciiTheme="minorHAnsi" w:eastAsiaTheme="minorEastAsia" w:hAnsiTheme="minorHAnsi"/>
                <w:noProof/>
                <w:sz w:val="22"/>
                <w:lang w:eastAsia="hu-HU"/>
              </w:rPr>
              <w:tab/>
            </w:r>
            <w:r w:rsidRPr="00DF5D50">
              <w:rPr>
                <w:rStyle w:val="Hiperhivatkozs"/>
                <w:noProof/>
              </w:rPr>
              <w:t>Hálózati logikai struktúrája</w:t>
            </w:r>
            <w:r>
              <w:rPr>
                <w:noProof/>
                <w:webHidden/>
              </w:rPr>
              <w:tab/>
            </w:r>
            <w:r>
              <w:rPr>
                <w:noProof/>
                <w:webHidden/>
              </w:rPr>
              <w:fldChar w:fldCharType="begin"/>
            </w:r>
            <w:r>
              <w:rPr>
                <w:noProof/>
                <w:webHidden/>
              </w:rPr>
              <w:instrText xml:space="preserve"> PAGEREF _Toc166538301 \h </w:instrText>
            </w:r>
          </w:ins>
          <w:r>
            <w:rPr>
              <w:noProof/>
              <w:webHidden/>
            </w:rPr>
          </w:r>
          <w:r>
            <w:rPr>
              <w:noProof/>
              <w:webHidden/>
            </w:rPr>
            <w:fldChar w:fldCharType="separate"/>
          </w:r>
          <w:ins w:id="13" w:author="Kis Tibor" w:date="2024-05-14T00:18:00Z">
            <w:r>
              <w:rPr>
                <w:noProof/>
                <w:webHidden/>
              </w:rPr>
              <w:t>7</w:t>
            </w:r>
            <w:r>
              <w:rPr>
                <w:noProof/>
                <w:webHidden/>
              </w:rPr>
              <w:fldChar w:fldCharType="end"/>
            </w:r>
            <w:r w:rsidRPr="00DF5D50">
              <w:rPr>
                <w:rStyle w:val="Hiperhivatkozs"/>
                <w:noProof/>
              </w:rPr>
              <w:fldChar w:fldCharType="end"/>
            </w:r>
          </w:ins>
        </w:p>
        <w:p w14:paraId="0F5B257D" w14:textId="6524B0D4" w:rsidR="008B724A" w:rsidRDefault="008B724A">
          <w:pPr>
            <w:pStyle w:val="TJ1"/>
            <w:tabs>
              <w:tab w:val="left" w:pos="440"/>
              <w:tab w:val="right" w:leader="dot" w:pos="9062"/>
            </w:tabs>
            <w:rPr>
              <w:ins w:id="14" w:author="Kis Tibor" w:date="2024-05-14T00:18:00Z"/>
              <w:rFonts w:asciiTheme="minorHAnsi" w:eastAsiaTheme="minorEastAsia" w:hAnsiTheme="minorHAnsi"/>
              <w:noProof/>
              <w:sz w:val="22"/>
              <w:lang w:eastAsia="hu-HU"/>
            </w:rPr>
          </w:pPr>
          <w:ins w:id="15"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"_Toc166538302"</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5.</w:t>
            </w:r>
            <w:r>
              <w:rPr>
                <w:rFonts w:asciiTheme="minorHAnsi" w:eastAsiaTheme="minorEastAsia" w:hAnsiTheme="minorHAnsi"/>
                <w:noProof/>
                <w:sz w:val="22"/>
                <w:lang w:eastAsia="hu-HU"/>
              </w:rPr>
              <w:tab/>
            </w:r>
            <w:r w:rsidRPr="00DF5D50">
              <w:rPr>
                <w:rStyle w:val="Hiperhivatkozs"/>
                <w:noProof/>
              </w:rPr>
              <w:t>Alkalmazott hálózati konfigurációk</w:t>
            </w:r>
            <w:r>
              <w:rPr>
                <w:noProof/>
                <w:webHidden/>
              </w:rPr>
              <w:tab/>
            </w:r>
            <w:r>
              <w:rPr>
                <w:noProof/>
                <w:webHidden/>
              </w:rPr>
              <w:fldChar w:fldCharType="begin"/>
            </w:r>
            <w:r>
              <w:rPr>
                <w:noProof/>
                <w:webHidden/>
              </w:rPr>
              <w:instrText xml:space="preserve"> PAGEREF _Toc166538302 \h </w:instrText>
            </w:r>
          </w:ins>
          <w:r>
            <w:rPr>
              <w:noProof/>
              <w:webHidden/>
            </w:rPr>
          </w:r>
          <w:r>
            <w:rPr>
              <w:noProof/>
              <w:webHidden/>
            </w:rPr>
            <w:fldChar w:fldCharType="separate"/>
          </w:r>
          <w:ins w:id="16" w:author="Kis Tibor" w:date="2024-05-14T00:18:00Z">
            <w:r>
              <w:rPr>
                <w:noProof/>
                <w:webHidden/>
              </w:rPr>
              <w:t>8</w:t>
            </w:r>
            <w:r>
              <w:rPr>
                <w:noProof/>
                <w:webHidden/>
              </w:rPr>
              <w:fldChar w:fldCharType="end"/>
            </w:r>
            <w:r w:rsidRPr="00DF5D50">
              <w:rPr>
                <w:rStyle w:val="Hiperhivatkozs"/>
                <w:noProof/>
              </w:rPr>
              <w:fldChar w:fldCharType="end"/>
            </w:r>
          </w:ins>
        </w:p>
        <w:p w14:paraId="36B9EAFA" w14:textId="7CC22F25" w:rsidR="008B724A" w:rsidRDefault="008B724A">
          <w:pPr>
            <w:pStyle w:val="TJ2"/>
            <w:tabs>
              <w:tab w:val="left" w:pos="880"/>
              <w:tab w:val="right" w:leader="dot" w:pos="9062"/>
            </w:tabs>
            <w:rPr>
              <w:ins w:id="17" w:author="Kis Tibor" w:date="2024-05-14T00:18:00Z"/>
              <w:rFonts w:asciiTheme="minorHAnsi" w:eastAsiaTheme="minorEastAsia" w:hAnsiTheme="minorHAnsi"/>
              <w:noProof/>
              <w:sz w:val="22"/>
              <w:lang w:eastAsia="hu-HU"/>
            </w:rPr>
          </w:pPr>
          <w:ins w:id="18"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"_Toc166538303"</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5.1</w:t>
            </w:r>
            <w:r>
              <w:rPr>
                <w:rFonts w:asciiTheme="minorHAnsi" w:eastAsiaTheme="minorEastAsia" w:hAnsiTheme="minorHAnsi"/>
                <w:noProof/>
                <w:sz w:val="22"/>
                <w:lang w:eastAsia="hu-HU"/>
              </w:rPr>
              <w:tab/>
            </w:r>
            <w:r w:rsidRPr="00DF5D50">
              <w:rPr>
                <w:rStyle w:val="Hiperhivatkozs"/>
                <w:noProof/>
              </w:rPr>
              <w:t>Forgalomirányítás</w:t>
            </w:r>
            <w:r>
              <w:rPr>
                <w:noProof/>
                <w:webHidden/>
              </w:rPr>
              <w:tab/>
            </w:r>
            <w:r>
              <w:rPr>
                <w:noProof/>
                <w:webHidden/>
              </w:rPr>
              <w:fldChar w:fldCharType="begin"/>
            </w:r>
            <w:r>
              <w:rPr>
                <w:noProof/>
                <w:webHidden/>
              </w:rPr>
              <w:instrText xml:space="preserve"> PAGEREF _Toc166538303 \h </w:instrText>
            </w:r>
          </w:ins>
          <w:r>
            <w:rPr>
              <w:noProof/>
              <w:webHidden/>
            </w:rPr>
          </w:r>
          <w:r>
            <w:rPr>
              <w:noProof/>
              <w:webHidden/>
            </w:rPr>
            <w:fldChar w:fldCharType="separate"/>
          </w:r>
          <w:ins w:id="19" w:author="Kis Tibor" w:date="2024-05-14T00:18:00Z">
            <w:r>
              <w:rPr>
                <w:noProof/>
                <w:webHidden/>
              </w:rPr>
              <w:t>8</w:t>
            </w:r>
            <w:r>
              <w:rPr>
                <w:noProof/>
                <w:webHidden/>
              </w:rPr>
              <w:fldChar w:fldCharType="end"/>
            </w:r>
            <w:r w:rsidRPr="00DF5D50">
              <w:rPr>
                <w:rStyle w:val="Hiperhivatkozs"/>
                <w:noProof/>
              </w:rPr>
              <w:fldChar w:fldCharType="end"/>
            </w:r>
          </w:ins>
        </w:p>
        <w:p w14:paraId="15784600" w14:textId="497534DA" w:rsidR="008B724A" w:rsidRDefault="008B724A">
          <w:pPr>
            <w:pStyle w:val="TJ2"/>
            <w:tabs>
              <w:tab w:val="left" w:pos="880"/>
              <w:tab w:val="right" w:leader="dot" w:pos="9062"/>
            </w:tabs>
            <w:rPr>
              <w:ins w:id="20" w:author="Kis Tibor" w:date="2024-05-14T00:18:00Z"/>
              <w:rFonts w:asciiTheme="minorHAnsi" w:eastAsiaTheme="minorEastAsia" w:hAnsiTheme="minorHAnsi"/>
              <w:noProof/>
              <w:sz w:val="22"/>
              <w:lang w:eastAsia="hu-HU"/>
            </w:rPr>
          </w:pPr>
          <w:ins w:id="21"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"_Toc166538304"</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5.2</w:t>
            </w:r>
            <w:r>
              <w:rPr>
                <w:rFonts w:asciiTheme="minorHAnsi" w:eastAsiaTheme="minorEastAsia" w:hAnsiTheme="minorHAnsi"/>
                <w:noProof/>
                <w:sz w:val="22"/>
                <w:lang w:eastAsia="hu-HU"/>
              </w:rPr>
              <w:tab/>
            </w:r>
            <w:r w:rsidRPr="00DF5D50">
              <w:rPr>
                <w:rStyle w:val="Hiperhivatkozs"/>
                <w:noProof/>
              </w:rPr>
              <w:t>IP címek kiosztása</w:t>
            </w:r>
            <w:r>
              <w:rPr>
                <w:noProof/>
                <w:webHidden/>
              </w:rPr>
              <w:tab/>
            </w:r>
            <w:r>
              <w:rPr>
                <w:noProof/>
                <w:webHidden/>
              </w:rPr>
              <w:fldChar w:fldCharType="begin"/>
            </w:r>
            <w:r>
              <w:rPr>
                <w:noProof/>
                <w:webHidden/>
              </w:rPr>
              <w:instrText xml:space="preserve"> PAGEREF _Toc166538304 \h </w:instrText>
            </w:r>
          </w:ins>
          <w:r>
            <w:rPr>
              <w:noProof/>
              <w:webHidden/>
            </w:rPr>
          </w:r>
          <w:r>
            <w:rPr>
              <w:noProof/>
              <w:webHidden/>
            </w:rPr>
            <w:fldChar w:fldCharType="separate"/>
          </w:r>
          <w:ins w:id="22" w:author="Kis Tibor" w:date="2024-05-14T00:18:00Z">
            <w:r>
              <w:rPr>
                <w:noProof/>
                <w:webHidden/>
              </w:rPr>
              <w:t>8</w:t>
            </w:r>
            <w:r>
              <w:rPr>
                <w:noProof/>
                <w:webHidden/>
              </w:rPr>
              <w:fldChar w:fldCharType="end"/>
            </w:r>
            <w:r w:rsidRPr="00DF5D50">
              <w:rPr>
                <w:rStyle w:val="Hiperhivatkozs"/>
                <w:noProof/>
              </w:rPr>
              <w:fldChar w:fldCharType="end"/>
            </w:r>
          </w:ins>
        </w:p>
        <w:p w14:paraId="422224EC" w14:textId="02159E18" w:rsidR="008B724A" w:rsidRDefault="008B724A">
          <w:pPr>
            <w:pStyle w:val="TJ1"/>
            <w:tabs>
              <w:tab w:val="left" w:pos="440"/>
              <w:tab w:val="right" w:leader="dot" w:pos="9062"/>
            </w:tabs>
            <w:rPr>
              <w:ins w:id="23" w:author="Kis Tibor" w:date="2024-05-14T00:18:00Z"/>
              <w:rFonts w:asciiTheme="minorHAnsi" w:eastAsiaTheme="minorEastAsia" w:hAnsiTheme="minorHAnsi"/>
              <w:noProof/>
              <w:sz w:val="22"/>
              <w:lang w:eastAsia="hu-HU"/>
            </w:rPr>
          </w:pPr>
          <w:ins w:id="24"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"_Toc166538305"</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6.</w:t>
            </w:r>
            <w:r>
              <w:rPr>
                <w:rFonts w:asciiTheme="minorHAnsi" w:eastAsiaTheme="minorEastAsia" w:hAnsiTheme="minorHAnsi"/>
                <w:noProof/>
                <w:sz w:val="22"/>
                <w:lang w:eastAsia="hu-HU"/>
              </w:rPr>
              <w:tab/>
            </w:r>
            <w:r w:rsidRPr="00DF5D50">
              <w:rPr>
                <w:rStyle w:val="Hiperhivatkozs"/>
                <w:noProof/>
              </w:rPr>
              <w:t>Etherchannel</w:t>
            </w:r>
            <w:r>
              <w:rPr>
                <w:noProof/>
                <w:webHidden/>
              </w:rPr>
              <w:tab/>
            </w:r>
            <w:r>
              <w:rPr>
                <w:noProof/>
                <w:webHidden/>
              </w:rPr>
              <w:fldChar w:fldCharType="begin"/>
            </w:r>
            <w:r>
              <w:rPr>
                <w:noProof/>
                <w:webHidden/>
              </w:rPr>
              <w:instrText xml:space="preserve"> PAGEREF _Toc166538305 \h </w:instrText>
            </w:r>
          </w:ins>
          <w:r>
            <w:rPr>
              <w:noProof/>
              <w:webHidden/>
            </w:rPr>
          </w:r>
          <w:r>
            <w:rPr>
              <w:noProof/>
              <w:webHidden/>
            </w:rPr>
            <w:fldChar w:fldCharType="separate"/>
          </w:r>
          <w:ins w:id="25" w:author="Kis Tibor" w:date="2024-05-14T00:18:00Z">
            <w:r>
              <w:rPr>
                <w:noProof/>
                <w:webHidden/>
              </w:rPr>
              <w:t>10</w:t>
            </w:r>
            <w:r>
              <w:rPr>
                <w:noProof/>
                <w:webHidden/>
              </w:rPr>
              <w:fldChar w:fldCharType="end"/>
            </w:r>
            <w:r w:rsidRPr="00DF5D50">
              <w:rPr>
                <w:rStyle w:val="Hiperhivatkozs"/>
                <w:noProof/>
              </w:rPr>
              <w:fldChar w:fldCharType="end"/>
            </w:r>
          </w:ins>
        </w:p>
        <w:p w14:paraId="32EF510B" w14:textId="1E98A6A3" w:rsidR="008B724A" w:rsidRDefault="008B724A">
          <w:pPr>
            <w:pStyle w:val="TJ1"/>
            <w:tabs>
              <w:tab w:val="left" w:pos="440"/>
              <w:tab w:val="right" w:leader="dot" w:pos="9062"/>
            </w:tabs>
            <w:rPr>
              <w:ins w:id="26" w:author="Kis Tibor" w:date="2024-05-14T00:18:00Z"/>
              <w:rFonts w:asciiTheme="minorHAnsi" w:eastAsiaTheme="minorEastAsia" w:hAnsiTheme="minorHAnsi"/>
              <w:noProof/>
              <w:sz w:val="22"/>
              <w:lang w:eastAsia="hu-HU"/>
            </w:rPr>
          </w:pPr>
          <w:ins w:id="27"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"_Toc166538306"</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7.</w:t>
            </w:r>
            <w:r>
              <w:rPr>
                <w:rFonts w:asciiTheme="minorHAnsi" w:eastAsiaTheme="minorEastAsia" w:hAnsiTheme="minorHAnsi"/>
                <w:noProof/>
                <w:sz w:val="22"/>
                <w:lang w:eastAsia="hu-HU"/>
              </w:rPr>
              <w:tab/>
            </w:r>
            <w:r w:rsidRPr="00DF5D50">
              <w:rPr>
                <w:rStyle w:val="Hiperhivatkozs"/>
                <w:noProof/>
              </w:rPr>
              <w:t>VPN - GERGŐ</w:t>
            </w:r>
            <w:r>
              <w:rPr>
                <w:noProof/>
                <w:webHidden/>
              </w:rPr>
              <w:tab/>
            </w:r>
            <w:r>
              <w:rPr>
                <w:noProof/>
                <w:webHidden/>
              </w:rPr>
              <w:fldChar w:fldCharType="begin"/>
            </w:r>
            <w:r>
              <w:rPr>
                <w:noProof/>
                <w:webHidden/>
              </w:rPr>
              <w:instrText xml:space="preserve"> PAGEREF _Toc166538306 \h </w:instrText>
            </w:r>
          </w:ins>
          <w:r>
            <w:rPr>
              <w:noProof/>
              <w:webHidden/>
            </w:rPr>
          </w:r>
          <w:r>
            <w:rPr>
              <w:noProof/>
              <w:webHidden/>
            </w:rPr>
            <w:fldChar w:fldCharType="separate"/>
          </w:r>
          <w:ins w:id="28" w:author="Kis Tibor" w:date="2024-05-14T00:18:00Z">
            <w:r>
              <w:rPr>
                <w:noProof/>
                <w:webHidden/>
              </w:rPr>
              <w:t>11</w:t>
            </w:r>
            <w:r>
              <w:rPr>
                <w:noProof/>
                <w:webHidden/>
              </w:rPr>
              <w:fldChar w:fldCharType="end"/>
            </w:r>
            <w:r w:rsidRPr="00DF5D50">
              <w:rPr>
                <w:rStyle w:val="Hiperhivatkozs"/>
                <w:noProof/>
              </w:rPr>
              <w:fldChar w:fldCharType="end"/>
            </w:r>
          </w:ins>
        </w:p>
        <w:p w14:paraId="2204EEA3" w14:textId="4CC21E45" w:rsidR="008B724A" w:rsidRDefault="008B724A">
          <w:pPr>
            <w:pStyle w:val="TJ1"/>
            <w:tabs>
              <w:tab w:val="left" w:pos="440"/>
              <w:tab w:val="right" w:leader="dot" w:pos="9062"/>
            </w:tabs>
            <w:rPr>
              <w:ins w:id="29" w:author="Kis Tibor" w:date="2024-05-14T00:18:00Z"/>
              <w:rFonts w:asciiTheme="minorHAnsi" w:eastAsiaTheme="minorEastAsia" w:hAnsiTheme="minorHAnsi"/>
              <w:noProof/>
              <w:sz w:val="22"/>
              <w:lang w:eastAsia="hu-HU"/>
            </w:rPr>
          </w:pPr>
          <w:ins w:id="30"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"_Toc166538307"</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8.</w:t>
            </w:r>
            <w:r>
              <w:rPr>
                <w:rFonts w:asciiTheme="minorHAnsi" w:eastAsiaTheme="minorEastAsia" w:hAnsiTheme="minorHAnsi"/>
                <w:noProof/>
                <w:sz w:val="22"/>
                <w:lang w:eastAsia="hu-HU"/>
              </w:rPr>
              <w:tab/>
            </w:r>
            <w:r w:rsidRPr="00DF5D50">
              <w:rPr>
                <w:rStyle w:val="Hiperhivatkozs"/>
                <w:noProof/>
              </w:rPr>
              <w:t>ASA - Gergő</w:t>
            </w:r>
            <w:r>
              <w:rPr>
                <w:noProof/>
                <w:webHidden/>
              </w:rPr>
              <w:tab/>
            </w:r>
            <w:r>
              <w:rPr>
                <w:noProof/>
                <w:webHidden/>
              </w:rPr>
              <w:fldChar w:fldCharType="begin"/>
            </w:r>
            <w:r>
              <w:rPr>
                <w:noProof/>
                <w:webHidden/>
              </w:rPr>
              <w:instrText xml:space="preserve"> PAGEREF _Toc166538307 \h </w:instrText>
            </w:r>
          </w:ins>
          <w:r>
            <w:rPr>
              <w:noProof/>
              <w:webHidden/>
            </w:rPr>
          </w:r>
          <w:r>
            <w:rPr>
              <w:noProof/>
              <w:webHidden/>
            </w:rPr>
            <w:fldChar w:fldCharType="separate"/>
          </w:r>
          <w:ins w:id="31" w:author="Kis Tibor" w:date="2024-05-14T00:18:00Z">
            <w:r>
              <w:rPr>
                <w:noProof/>
                <w:webHidden/>
              </w:rPr>
              <w:t>12</w:t>
            </w:r>
            <w:r>
              <w:rPr>
                <w:noProof/>
                <w:webHidden/>
              </w:rPr>
              <w:fldChar w:fldCharType="end"/>
            </w:r>
            <w:r w:rsidRPr="00DF5D50">
              <w:rPr>
                <w:rStyle w:val="Hiperhivatkozs"/>
                <w:noProof/>
              </w:rPr>
              <w:fldChar w:fldCharType="end"/>
            </w:r>
          </w:ins>
        </w:p>
        <w:p w14:paraId="32439C50" w14:textId="7BA0E432" w:rsidR="008B724A" w:rsidRDefault="008B724A">
          <w:pPr>
            <w:pStyle w:val="TJ1"/>
            <w:tabs>
              <w:tab w:val="left" w:pos="440"/>
              <w:tab w:val="right" w:leader="dot" w:pos="9062"/>
            </w:tabs>
            <w:rPr>
              <w:ins w:id="32" w:author="Kis Tibor" w:date="2024-05-14T00:18:00Z"/>
              <w:rFonts w:asciiTheme="minorHAnsi" w:eastAsiaTheme="minorEastAsia" w:hAnsiTheme="minorHAnsi"/>
              <w:noProof/>
              <w:sz w:val="22"/>
              <w:lang w:eastAsia="hu-HU"/>
            </w:rPr>
          </w:pPr>
          <w:ins w:id="33"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"_Toc166538308"</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9.</w:t>
            </w:r>
            <w:r>
              <w:rPr>
                <w:rFonts w:asciiTheme="minorHAnsi" w:eastAsiaTheme="minorEastAsia" w:hAnsiTheme="minorHAnsi"/>
                <w:noProof/>
                <w:sz w:val="22"/>
                <w:lang w:eastAsia="hu-HU"/>
              </w:rPr>
              <w:tab/>
            </w:r>
            <w:r w:rsidRPr="00DF5D50">
              <w:rPr>
                <w:rStyle w:val="Hiperhivatkozs"/>
                <w:noProof/>
              </w:rPr>
              <w:t>Forgalomirányítón megvalósított biztonsági funkciók - Tibor</w:t>
            </w:r>
            <w:r>
              <w:rPr>
                <w:noProof/>
                <w:webHidden/>
              </w:rPr>
              <w:tab/>
            </w:r>
            <w:r>
              <w:rPr>
                <w:noProof/>
                <w:webHidden/>
              </w:rPr>
              <w:fldChar w:fldCharType="begin"/>
            </w:r>
            <w:r>
              <w:rPr>
                <w:noProof/>
                <w:webHidden/>
              </w:rPr>
              <w:instrText xml:space="preserve"> PAGEREF _Toc166538308 \h </w:instrText>
            </w:r>
          </w:ins>
          <w:r>
            <w:rPr>
              <w:noProof/>
              <w:webHidden/>
            </w:rPr>
          </w:r>
          <w:r>
            <w:rPr>
              <w:noProof/>
              <w:webHidden/>
            </w:rPr>
            <w:fldChar w:fldCharType="separate"/>
          </w:r>
          <w:ins w:id="34" w:author="Kis Tibor" w:date="2024-05-14T00:18:00Z">
            <w:r>
              <w:rPr>
                <w:noProof/>
                <w:webHidden/>
              </w:rPr>
              <w:t>13</w:t>
            </w:r>
            <w:r>
              <w:rPr>
                <w:noProof/>
                <w:webHidden/>
              </w:rPr>
              <w:fldChar w:fldCharType="end"/>
            </w:r>
            <w:r w:rsidRPr="00DF5D50">
              <w:rPr>
                <w:rStyle w:val="Hiperhivatkozs"/>
                <w:noProof/>
              </w:rPr>
              <w:fldChar w:fldCharType="end"/>
            </w:r>
          </w:ins>
        </w:p>
        <w:p w14:paraId="66D06C45" w14:textId="77C163A9" w:rsidR="008B724A" w:rsidRDefault="008B724A">
          <w:pPr>
            <w:pStyle w:val="TJ1"/>
            <w:tabs>
              <w:tab w:val="left" w:pos="660"/>
              <w:tab w:val="right" w:leader="dot" w:pos="9062"/>
            </w:tabs>
            <w:rPr>
              <w:ins w:id="35" w:author="Kis Tibor" w:date="2024-05-14T00:18:00Z"/>
              <w:rFonts w:asciiTheme="minorHAnsi" w:eastAsiaTheme="minorEastAsia" w:hAnsiTheme="minorHAnsi"/>
              <w:noProof/>
              <w:sz w:val="22"/>
              <w:lang w:eastAsia="hu-HU"/>
            </w:rPr>
          </w:pPr>
          <w:ins w:id="36"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"_Toc166538309"</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10.</w:t>
            </w:r>
            <w:r>
              <w:rPr>
                <w:rFonts w:asciiTheme="minorHAnsi" w:eastAsiaTheme="minorEastAsia" w:hAnsiTheme="minorHAnsi"/>
                <w:noProof/>
                <w:sz w:val="22"/>
                <w:lang w:eastAsia="hu-HU"/>
              </w:rPr>
              <w:tab/>
            </w:r>
            <w:r w:rsidRPr="00DF5D50">
              <w:rPr>
                <w:rStyle w:val="Hiperhivatkozs"/>
                <w:noProof/>
              </w:rPr>
              <w:t>Vezeték nélküli hálózat - Tibor</w:t>
            </w:r>
            <w:r>
              <w:rPr>
                <w:noProof/>
                <w:webHidden/>
              </w:rPr>
              <w:tab/>
            </w:r>
            <w:r>
              <w:rPr>
                <w:noProof/>
                <w:webHidden/>
              </w:rPr>
              <w:fldChar w:fldCharType="begin"/>
            </w:r>
            <w:r>
              <w:rPr>
                <w:noProof/>
                <w:webHidden/>
              </w:rPr>
              <w:instrText xml:space="preserve"> PAGEREF _Toc166538309 \h </w:instrText>
            </w:r>
          </w:ins>
          <w:r>
            <w:rPr>
              <w:noProof/>
              <w:webHidden/>
            </w:rPr>
          </w:r>
          <w:r>
            <w:rPr>
              <w:noProof/>
              <w:webHidden/>
            </w:rPr>
            <w:fldChar w:fldCharType="separate"/>
          </w:r>
          <w:ins w:id="37" w:author="Kis Tibor" w:date="2024-05-14T00:18:00Z">
            <w:r>
              <w:rPr>
                <w:noProof/>
                <w:webHidden/>
              </w:rPr>
              <w:t>14</w:t>
            </w:r>
            <w:r>
              <w:rPr>
                <w:noProof/>
                <w:webHidden/>
              </w:rPr>
              <w:fldChar w:fldCharType="end"/>
            </w:r>
            <w:r w:rsidRPr="00DF5D50">
              <w:rPr>
                <w:rStyle w:val="Hiperhivatkozs"/>
                <w:noProof/>
              </w:rPr>
              <w:fldChar w:fldCharType="end"/>
            </w:r>
          </w:ins>
        </w:p>
        <w:p w14:paraId="64D690A5" w14:textId="62F5EBEE" w:rsidR="008B724A" w:rsidRDefault="008B724A">
          <w:pPr>
            <w:pStyle w:val="TJ1"/>
            <w:tabs>
              <w:tab w:val="left" w:pos="660"/>
              <w:tab w:val="right" w:leader="dot" w:pos="9062"/>
            </w:tabs>
            <w:rPr>
              <w:ins w:id="38" w:author="Kis Tibor" w:date="2024-05-14T00:18:00Z"/>
              <w:rFonts w:asciiTheme="minorHAnsi" w:eastAsiaTheme="minorEastAsia" w:hAnsiTheme="minorHAnsi"/>
              <w:noProof/>
              <w:sz w:val="22"/>
              <w:lang w:eastAsia="hu-HU"/>
            </w:rPr>
          </w:pPr>
          <w:ins w:id="39"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"_Toc166538310"</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11.</w:t>
            </w:r>
            <w:r>
              <w:rPr>
                <w:rFonts w:asciiTheme="minorHAnsi" w:eastAsiaTheme="minorEastAsia" w:hAnsiTheme="minorHAnsi"/>
                <w:noProof/>
                <w:sz w:val="22"/>
                <w:lang w:eastAsia="hu-HU"/>
              </w:rPr>
              <w:tab/>
            </w:r>
            <w:r w:rsidRPr="00DF5D50">
              <w:rPr>
                <w:rStyle w:val="Hiperhivatkozs"/>
                <w:noProof/>
              </w:rPr>
              <w:t>Windows szerver konfigurálása</w:t>
            </w:r>
            <w:r>
              <w:rPr>
                <w:noProof/>
                <w:webHidden/>
              </w:rPr>
              <w:tab/>
            </w:r>
            <w:r>
              <w:rPr>
                <w:noProof/>
                <w:webHidden/>
              </w:rPr>
              <w:fldChar w:fldCharType="begin"/>
            </w:r>
            <w:r>
              <w:rPr>
                <w:noProof/>
                <w:webHidden/>
              </w:rPr>
              <w:instrText xml:space="preserve"> PAGEREF _Toc166538310 \h </w:instrText>
            </w:r>
          </w:ins>
          <w:r>
            <w:rPr>
              <w:noProof/>
              <w:webHidden/>
            </w:rPr>
          </w:r>
          <w:r>
            <w:rPr>
              <w:noProof/>
              <w:webHidden/>
            </w:rPr>
            <w:fldChar w:fldCharType="separate"/>
          </w:r>
          <w:ins w:id="40" w:author="Kis Tibor" w:date="2024-05-14T00:18:00Z">
            <w:r>
              <w:rPr>
                <w:noProof/>
                <w:webHidden/>
              </w:rPr>
              <w:t>15</w:t>
            </w:r>
            <w:r>
              <w:rPr>
                <w:noProof/>
                <w:webHidden/>
              </w:rPr>
              <w:fldChar w:fldCharType="end"/>
            </w:r>
            <w:r w:rsidRPr="00DF5D50">
              <w:rPr>
                <w:rStyle w:val="Hiperhivatkozs"/>
                <w:noProof/>
              </w:rPr>
              <w:fldChar w:fldCharType="end"/>
            </w:r>
          </w:ins>
        </w:p>
        <w:p w14:paraId="1677F444" w14:textId="7A78A871" w:rsidR="008B724A" w:rsidRDefault="008B724A">
          <w:pPr>
            <w:pStyle w:val="TJ2"/>
            <w:tabs>
              <w:tab w:val="left" w:pos="1100"/>
              <w:tab w:val="right" w:leader="dot" w:pos="9062"/>
            </w:tabs>
            <w:rPr>
              <w:ins w:id="41" w:author="Kis Tibor" w:date="2024-05-14T00:18:00Z"/>
              <w:rFonts w:asciiTheme="minorHAnsi" w:eastAsiaTheme="minorEastAsia" w:hAnsiTheme="minorHAnsi"/>
              <w:noProof/>
              <w:sz w:val="22"/>
              <w:lang w:eastAsia="hu-HU"/>
            </w:rPr>
          </w:pPr>
          <w:ins w:id="42"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"_Toc166538311"</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11.1</w:t>
            </w:r>
            <w:r>
              <w:rPr>
                <w:rFonts w:asciiTheme="minorHAnsi" w:eastAsiaTheme="minorEastAsia" w:hAnsiTheme="minorHAnsi"/>
                <w:noProof/>
                <w:sz w:val="22"/>
                <w:lang w:eastAsia="hu-HU"/>
              </w:rPr>
              <w:tab/>
            </w:r>
            <w:r w:rsidRPr="00DF5D50">
              <w:rPr>
                <w:rStyle w:val="Hiperhivatkozs"/>
                <w:noProof/>
              </w:rPr>
              <w:t>DHCP</w:t>
            </w:r>
            <w:r>
              <w:rPr>
                <w:noProof/>
                <w:webHidden/>
              </w:rPr>
              <w:tab/>
            </w:r>
            <w:r>
              <w:rPr>
                <w:noProof/>
                <w:webHidden/>
              </w:rPr>
              <w:fldChar w:fldCharType="begin"/>
            </w:r>
            <w:r>
              <w:rPr>
                <w:noProof/>
                <w:webHidden/>
              </w:rPr>
              <w:instrText xml:space="preserve"> PAGEREF _Toc166538311 \h </w:instrText>
            </w:r>
          </w:ins>
          <w:r>
            <w:rPr>
              <w:noProof/>
              <w:webHidden/>
            </w:rPr>
          </w:r>
          <w:r>
            <w:rPr>
              <w:noProof/>
              <w:webHidden/>
            </w:rPr>
            <w:fldChar w:fldCharType="separate"/>
          </w:r>
          <w:ins w:id="43" w:author="Kis Tibor" w:date="2024-05-14T00:18:00Z">
            <w:r>
              <w:rPr>
                <w:noProof/>
                <w:webHidden/>
              </w:rPr>
              <w:t>15</w:t>
            </w:r>
            <w:r>
              <w:rPr>
                <w:noProof/>
                <w:webHidden/>
              </w:rPr>
              <w:fldChar w:fldCharType="end"/>
            </w:r>
            <w:r w:rsidRPr="00DF5D50">
              <w:rPr>
                <w:rStyle w:val="Hiperhivatkozs"/>
                <w:noProof/>
              </w:rPr>
              <w:fldChar w:fldCharType="end"/>
            </w:r>
          </w:ins>
        </w:p>
        <w:p w14:paraId="12E2A4E1" w14:textId="7AC0411F" w:rsidR="008B724A" w:rsidRDefault="008B724A">
          <w:pPr>
            <w:pStyle w:val="TJ2"/>
            <w:tabs>
              <w:tab w:val="left" w:pos="1100"/>
              <w:tab w:val="right" w:leader="dot" w:pos="9062"/>
            </w:tabs>
            <w:rPr>
              <w:ins w:id="44" w:author="Kis Tibor" w:date="2024-05-14T00:18:00Z"/>
              <w:rFonts w:asciiTheme="minorHAnsi" w:eastAsiaTheme="minorEastAsia" w:hAnsiTheme="minorHAnsi"/>
              <w:noProof/>
              <w:sz w:val="22"/>
              <w:lang w:eastAsia="hu-HU"/>
            </w:rPr>
          </w:pPr>
          <w:ins w:id="45"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"_Toc166538312"</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11.2</w:t>
            </w:r>
            <w:r>
              <w:rPr>
                <w:rFonts w:asciiTheme="minorHAnsi" w:eastAsiaTheme="minorEastAsia" w:hAnsiTheme="minorHAnsi"/>
                <w:noProof/>
                <w:sz w:val="22"/>
                <w:lang w:eastAsia="hu-HU"/>
              </w:rPr>
              <w:tab/>
            </w:r>
            <w:r w:rsidRPr="00DF5D50">
              <w:rPr>
                <w:rStyle w:val="Hiperhivatkozs"/>
                <w:noProof/>
              </w:rPr>
              <w:t>Active Directory beállítása</w:t>
            </w:r>
            <w:r>
              <w:rPr>
                <w:noProof/>
                <w:webHidden/>
              </w:rPr>
              <w:tab/>
            </w:r>
            <w:r>
              <w:rPr>
                <w:noProof/>
                <w:webHidden/>
              </w:rPr>
              <w:fldChar w:fldCharType="begin"/>
            </w:r>
            <w:r>
              <w:rPr>
                <w:noProof/>
                <w:webHidden/>
              </w:rPr>
              <w:instrText xml:space="preserve"> PAGEREF _Toc166538312 \h </w:instrText>
            </w:r>
          </w:ins>
          <w:r>
            <w:rPr>
              <w:noProof/>
              <w:webHidden/>
            </w:rPr>
          </w:r>
          <w:r>
            <w:rPr>
              <w:noProof/>
              <w:webHidden/>
            </w:rPr>
            <w:fldChar w:fldCharType="separate"/>
          </w:r>
          <w:ins w:id="46" w:author="Kis Tibor" w:date="2024-05-14T00:18:00Z">
            <w:r>
              <w:rPr>
                <w:noProof/>
                <w:webHidden/>
              </w:rPr>
              <w:t>15</w:t>
            </w:r>
            <w:r>
              <w:rPr>
                <w:noProof/>
                <w:webHidden/>
              </w:rPr>
              <w:fldChar w:fldCharType="end"/>
            </w:r>
            <w:r w:rsidRPr="00DF5D50">
              <w:rPr>
                <w:rStyle w:val="Hiperhivatkozs"/>
                <w:noProof/>
              </w:rPr>
              <w:fldChar w:fldCharType="end"/>
            </w:r>
          </w:ins>
        </w:p>
        <w:p w14:paraId="1BDC0CDA" w14:textId="6273B318" w:rsidR="008B724A" w:rsidRDefault="008B724A">
          <w:pPr>
            <w:pStyle w:val="TJ2"/>
            <w:tabs>
              <w:tab w:val="left" w:pos="1100"/>
              <w:tab w:val="right" w:leader="dot" w:pos="9062"/>
            </w:tabs>
            <w:rPr>
              <w:ins w:id="47" w:author="Kis Tibor" w:date="2024-05-14T00:18:00Z"/>
              <w:rFonts w:asciiTheme="minorHAnsi" w:eastAsiaTheme="minorEastAsia" w:hAnsiTheme="minorHAnsi"/>
              <w:noProof/>
              <w:sz w:val="22"/>
              <w:lang w:eastAsia="hu-HU"/>
            </w:rPr>
          </w:pPr>
          <w:ins w:id="48"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"_Toc166538313"</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11.3</w:t>
            </w:r>
            <w:r>
              <w:rPr>
                <w:rFonts w:asciiTheme="minorHAnsi" w:eastAsiaTheme="minorEastAsia" w:hAnsiTheme="minorHAnsi"/>
                <w:noProof/>
                <w:sz w:val="22"/>
                <w:lang w:eastAsia="hu-HU"/>
              </w:rPr>
              <w:tab/>
            </w:r>
            <w:r w:rsidRPr="00DF5D50">
              <w:rPr>
                <w:rStyle w:val="Hiperhivatkozs"/>
                <w:noProof/>
              </w:rPr>
              <w:t>Biztonsági mentés</w:t>
            </w:r>
            <w:r>
              <w:rPr>
                <w:noProof/>
                <w:webHidden/>
              </w:rPr>
              <w:tab/>
            </w:r>
            <w:r>
              <w:rPr>
                <w:noProof/>
                <w:webHidden/>
              </w:rPr>
              <w:fldChar w:fldCharType="begin"/>
            </w:r>
            <w:r>
              <w:rPr>
                <w:noProof/>
                <w:webHidden/>
              </w:rPr>
              <w:instrText xml:space="preserve"> PAGEREF _Toc166538313 \h </w:instrText>
            </w:r>
          </w:ins>
          <w:r>
            <w:rPr>
              <w:noProof/>
              <w:webHidden/>
            </w:rPr>
          </w:r>
          <w:r>
            <w:rPr>
              <w:noProof/>
              <w:webHidden/>
            </w:rPr>
            <w:fldChar w:fldCharType="separate"/>
          </w:r>
          <w:ins w:id="49" w:author="Kis Tibor" w:date="2024-05-14T00:18:00Z">
            <w:r>
              <w:rPr>
                <w:noProof/>
                <w:webHidden/>
              </w:rPr>
              <w:t>17</w:t>
            </w:r>
            <w:r>
              <w:rPr>
                <w:noProof/>
                <w:webHidden/>
              </w:rPr>
              <w:fldChar w:fldCharType="end"/>
            </w:r>
            <w:r w:rsidRPr="00DF5D50">
              <w:rPr>
                <w:rStyle w:val="Hiperhivatkozs"/>
                <w:noProof/>
              </w:rPr>
              <w:fldChar w:fldCharType="end"/>
            </w:r>
          </w:ins>
        </w:p>
        <w:p w14:paraId="63E5DB1D" w14:textId="40830AB6" w:rsidR="008B724A" w:rsidRDefault="008B724A">
          <w:pPr>
            <w:pStyle w:val="TJ1"/>
            <w:tabs>
              <w:tab w:val="left" w:pos="660"/>
              <w:tab w:val="right" w:leader="dot" w:pos="9062"/>
            </w:tabs>
            <w:rPr>
              <w:ins w:id="50" w:author="Kis Tibor" w:date="2024-05-14T00:18:00Z"/>
              <w:rFonts w:asciiTheme="minorHAnsi" w:eastAsiaTheme="minorEastAsia" w:hAnsiTheme="minorHAnsi"/>
              <w:noProof/>
              <w:sz w:val="22"/>
              <w:lang w:eastAsia="hu-HU"/>
            </w:rPr>
          </w:pPr>
          <w:ins w:id="51"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"_Toc166538314"</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12.</w:t>
            </w:r>
            <w:r>
              <w:rPr>
                <w:rFonts w:asciiTheme="minorHAnsi" w:eastAsiaTheme="minorEastAsia" w:hAnsiTheme="minorHAnsi"/>
                <w:noProof/>
                <w:sz w:val="22"/>
                <w:lang w:eastAsia="hu-HU"/>
              </w:rPr>
              <w:tab/>
            </w:r>
            <w:r w:rsidRPr="00DF5D50">
              <w:rPr>
                <w:rStyle w:val="Hiperhivatkozs"/>
                <w:noProof/>
              </w:rPr>
              <w:t>Linux szerver konfigurálása</w:t>
            </w:r>
            <w:r>
              <w:rPr>
                <w:noProof/>
                <w:webHidden/>
              </w:rPr>
              <w:tab/>
            </w:r>
            <w:r>
              <w:rPr>
                <w:noProof/>
                <w:webHidden/>
              </w:rPr>
              <w:fldChar w:fldCharType="begin"/>
            </w:r>
            <w:r>
              <w:rPr>
                <w:noProof/>
                <w:webHidden/>
              </w:rPr>
              <w:instrText xml:space="preserve"> PAGEREF _Toc166538314 \h </w:instrText>
            </w:r>
          </w:ins>
          <w:r>
            <w:rPr>
              <w:noProof/>
              <w:webHidden/>
            </w:rPr>
          </w:r>
          <w:r>
            <w:rPr>
              <w:noProof/>
              <w:webHidden/>
            </w:rPr>
            <w:fldChar w:fldCharType="separate"/>
          </w:r>
          <w:ins w:id="52" w:author="Kis Tibor" w:date="2024-05-14T00:18:00Z">
            <w:r>
              <w:rPr>
                <w:noProof/>
                <w:webHidden/>
              </w:rPr>
              <w:t>19</w:t>
            </w:r>
            <w:r>
              <w:rPr>
                <w:noProof/>
                <w:webHidden/>
              </w:rPr>
              <w:fldChar w:fldCharType="end"/>
            </w:r>
            <w:r w:rsidRPr="00DF5D50">
              <w:rPr>
                <w:rStyle w:val="Hiperhivatkozs"/>
                <w:noProof/>
              </w:rPr>
              <w:fldChar w:fldCharType="end"/>
            </w:r>
          </w:ins>
        </w:p>
        <w:p w14:paraId="0413D229" w14:textId="52806381" w:rsidR="008B724A" w:rsidRDefault="008B724A">
          <w:pPr>
            <w:pStyle w:val="TJ2"/>
            <w:tabs>
              <w:tab w:val="left" w:pos="1100"/>
              <w:tab w:val="right" w:leader="dot" w:pos="9062"/>
            </w:tabs>
            <w:rPr>
              <w:ins w:id="53" w:author="Kis Tibor" w:date="2024-05-14T00:18:00Z"/>
              <w:rFonts w:asciiTheme="minorHAnsi" w:eastAsiaTheme="minorEastAsia" w:hAnsiTheme="minorHAnsi"/>
              <w:noProof/>
              <w:sz w:val="22"/>
              <w:lang w:eastAsia="hu-HU"/>
            </w:rPr>
          </w:pPr>
          <w:ins w:id="54"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"_Toc166538315"</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12.1</w:t>
            </w:r>
            <w:r>
              <w:rPr>
                <w:rFonts w:asciiTheme="minorHAnsi" w:eastAsiaTheme="minorEastAsia" w:hAnsiTheme="minorHAnsi"/>
                <w:noProof/>
                <w:sz w:val="22"/>
                <w:lang w:eastAsia="hu-HU"/>
              </w:rPr>
              <w:tab/>
            </w:r>
            <w:r w:rsidRPr="00DF5D50">
              <w:rPr>
                <w:rStyle w:val="Hiperhivatkozs"/>
                <w:noProof/>
              </w:rPr>
              <w:t>Telepítés</w:t>
            </w:r>
            <w:r>
              <w:rPr>
                <w:noProof/>
                <w:webHidden/>
              </w:rPr>
              <w:tab/>
            </w:r>
            <w:r>
              <w:rPr>
                <w:noProof/>
                <w:webHidden/>
              </w:rPr>
              <w:fldChar w:fldCharType="begin"/>
            </w:r>
            <w:r>
              <w:rPr>
                <w:noProof/>
                <w:webHidden/>
              </w:rPr>
              <w:instrText xml:space="preserve"> PAGEREF _Toc166538315 \h </w:instrText>
            </w:r>
          </w:ins>
          <w:r>
            <w:rPr>
              <w:noProof/>
              <w:webHidden/>
            </w:rPr>
          </w:r>
          <w:r>
            <w:rPr>
              <w:noProof/>
              <w:webHidden/>
            </w:rPr>
            <w:fldChar w:fldCharType="separate"/>
          </w:r>
          <w:ins w:id="55" w:author="Kis Tibor" w:date="2024-05-14T00:18:00Z">
            <w:r>
              <w:rPr>
                <w:noProof/>
                <w:webHidden/>
              </w:rPr>
              <w:t>19</w:t>
            </w:r>
            <w:r>
              <w:rPr>
                <w:noProof/>
                <w:webHidden/>
              </w:rPr>
              <w:fldChar w:fldCharType="end"/>
            </w:r>
            <w:r w:rsidRPr="00DF5D50">
              <w:rPr>
                <w:rStyle w:val="Hiperhivatkozs"/>
                <w:noProof/>
              </w:rPr>
              <w:fldChar w:fldCharType="end"/>
            </w:r>
          </w:ins>
        </w:p>
        <w:p w14:paraId="07723495" w14:textId="4233C337" w:rsidR="008B724A" w:rsidRDefault="008B724A">
          <w:pPr>
            <w:pStyle w:val="TJ2"/>
            <w:tabs>
              <w:tab w:val="left" w:pos="1100"/>
              <w:tab w:val="right" w:leader="dot" w:pos="9062"/>
            </w:tabs>
            <w:rPr>
              <w:ins w:id="56" w:author="Kis Tibor" w:date="2024-05-14T00:18:00Z"/>
              <w:rFonts w:asciiTheme="minorHAnsi" w:eastAsiaTheme="minorEastAsia" w:hAnsiTheme="minorHAnsi"/>
              <w:noProof/>
              <w:sz w:val="22"/>
              <w:lang w:eastAsia="hu-HU"/>
            </w:rPr>
          </w:pPr>
          <w:ins w:id="57"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"_Toc166538316"</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12.2</w:t>
            </w:r>
            <w:r>
              <w:rPr>
                <w:rFonts w:asciiTheme="minorHAnsi" w:eastAsiaTheme="minorEastAsia" w:hAnsiTheme="minorHAnsi"/>
                <w:noProof/>
                <w:sz w:val="22"/>
                <w:lang w:eastAsia="hu-HU"/>
              </w:rPr>
              <w:tab/>
            </w:r>
            <w:r w:rsidRPr="00DF5D50">
              <w:rPr>
                <w:rStyle w:val="Hiperhivatkozs"/>
                <w:noProof/>
              </w:rPr>
              <w:t>DNS</w:t>
            </w:r>
            <w:r>
              <w:rPr>
                <w:noProof/>
                <w:webHidden/>
              </w:rPr>
              <w:tab/>
            </w:r>
            <w:r>
              <w:rPr>
                <w:noProof/>
                <w:webHidden/>
              </w:rPr>
              <w:fldChar w:fldCharType="begin"/>
            </w:r>
            <w:r>
              <w:rPr>
                <w:noProof/>
                <w:webHidden/>
              </w:rPr>
              <w:instrText xml:space="preserve"> PAGEREF _Toc166538316 \h </w:instrText>
            </w:r>
          </w:ins>
          <w:r>
            <w:rPr>
              <w:noProof/>
              <w:webHidden/>
            </w:rPr>
          </w:r>
          <w:r>
            <w:rPr>
              <w:noProof/>
              <w:webHidden/>
            </w:rPr>
            <w:fldChar w:fldCharType="separate"/>
          </w:r>
          <w:ins w:id="58" w:author="Kis Tibor" w:date="2024-05-14T00:18:00Z">
            <w:r>
              <w:rPr>
                <w:noProof/>
                <w:webHidden/>
              </w:rPr>
              <w:t>19</w:t>
            </w:r>
            <w:r>
              <w:rPr>
                <w:noProof/>
                <w:webHidden/>
              </w:rPr>
              <w:fldChar w:fldCharType="end"/>
            </w:r>
            <w:r w:rsidRPr="00DF5D50">
              <w:rPr>
                <w:rStyle w:val="Hiperhivatkozs"/>
                <w:noProof/>
              </w:rPr>
              <w:fldChar w:fldCharType="end"/>
            </w:r>
          </w:ins>
        </w:p>
        <w:p w14:paraId="4357E8C2" w14:textId="0630C2E6" w:rsidR="008B724A" w:rsidRDefault="008B724A">
          <w:pPr>
            <w:pStyle w:val="TJ2"/>
            <w:tabs>
              <w:tab w:val="left" w:pos="1100"/>
              <w:tab w:val="right" w:leader="dot" w:pos="9062"/>
            </w:tabs>
            <w:rPr>
              <w:ins w:id="59" w:author="Kis Tibor" w:date="2024-05-14T00:18:00Z"/>
              <w:rFonts w:asciiTheme="minorHAnsi" w:eastAsiaTheme="minorEastAsia" w:hAnsiTheme="minorHAnsi"/>
              <w:noProof/>
              <w:sz w:val="22"/>
              <w:lang w:eastAsia="hu-HU"/>
            </w:rPr>
          </w:pPr>
          <w:ins w:id="60"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"_Toc166538317"</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12.3</w:t>
            </w:r>
            <w:r>
              <w:rPr>
                <w:rFonts w:asciiTheme="minorHAnsi" w:eastAsiaTheme="minorEastAsia" w:hAnsiTheme="minorHAnsi"/>
                <w:noProof/>
                <w:sz w:val="22"/>
                <w:lang w:eastAsia="hu-HU"/>
              </w:rPr>
              <w:tab/>
            </w:r>
            <w:r w:rsidRPr="00DF5D50">
              <w:rPr>
                <w:rStyle w:val="Hiperhivatkozs"/>
                <w:noProof/>
              </w:rPr>
              <w:t>SSH</w:t>
            </w:r>
            <w:r>
              <w:rPr>
                <w:noProof/>
                <w:webHidden/>
              </w:rPr>
              <w:tab/>
            </w:r>
            <w:r>
              <w:rPr>
                <w:noProof/>
                <w:webHidden/>
              </w:rPr>
              <w:fldChar w:fldCharType="begin"/>
            </w:r>
            <w:r>
              <w:rPr>
                <w:noProof/>
                <w:webHidden/>
              </w:rPr>
              <w:instrText xml:space="preserve"> PAGEREF _Toc166538317 \h </w:instrText>
            </w:r>
          </w:ins>
          <w:r>
            <w:rPr>
              <w:noProof/>
              <w:webHidden/>
            </w:rPr>
          </w:r>
          <w:r>
            <w:rPr>
              <w:noProof/>
              <w:webHidden/>
            </w:rPr>
            <w:fldChar w:fldCharType="separate"/>
          </w:r>
          <w:ins w:id="61" w:author="Kis Tibor" w:date="2024-05-14T00:18:00Z">
            <w:r>
              <w:rPr>
                <w:noProof/>
                <w:webHidden/>
              </w:rPr>
              <w:t>19</w:t>
            </w:r>
            <w:r>
              <w:rPr>
                <w:noProof/>
                <w:webHidden/>
              </w:rPr>
              <w:fldChar w:fldCharType="end"/>
            </w:r>
            <w:r w:rsidRPr="00DF5D50">
              <w:rPr>
                <w:rStyle w:val="Hiperhivatkozs"/>
                <w:noProof/>
              </w:rPr>
              <w:fldChar w:fldCharType="end"/>
            </w:r>
          </w:ins>
        </w:p>
        <w:p w14:paraId="1E892FE6" w14:textId="46FFC41A" w:rsidR="008B724A" w:rsidRDefault="008B724A">
          <w:pPr>
            <w:pStyle w:val="TJ2"/>
            <w:tabs>
              <w:tab w:val="left" w:pos="1100"/>
              <w:tab w:val="right" w:leader="dot" w:pos="9062"/>
            </w:tabs>
            <w:rPr>
              <w:ins w:id="62" w:author="Kis Tibor" w:date="2024-05-14T00:18:00Z"/>
              <w:rFonts w:asciiTheme="minorHAnsi" w:eastAsiaTheme="minorEastAsia" w:hAnsiTheme="minorHAnsi"/>
              <w:noProof/>
              <w:sz w:val="22"/>
              <w:lang w:eastAsia="hu-HU"/>
            </w:rPr>
          </w:pPr>
          <w:ins w:id="63"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"_Toc166538318"</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12.4</w:t>
            </w:r>
            <w:r>
              <w:rPr>
                <w:rFonts w:asciiTheme="minorHAnsi" w:eastAsiaTheme="minorEastAsia" w:hAnsiTheme="minorHAnsi"/>
                <w:noProof/>
                <w:sz w:val="22"/>
                <w:lang w:eastAsia="hu-HU"/>
              </w:rPr>
              <w:tab/>
            </w:r>
            <w:r w:rsidRPr="00DF5D50">
              <w:rPr>
                <w:rStyle w:val="Hiperhivatkozs"/>
                <w:noProof/>
              </w:rPr>
              <w:t>Samba</w:t>
            </w:r>
            <w:r>
              <w:rPr>
                <w:noProof/>
                <w:webHidden/>
              </w:rPr>
              <w:tab/>
            </w:r>
            <w:r>
              <w:rPr>
                <w:noProof/>
                <w:webHidden/>
              </w:rPr>
              <w:fldChar w:fldCharType="begin"/>
            </w:r>
            <w:r>
              <w:rPr>
                <w:noProof/>
                <w:webHidden/>
              </w:rPr>
              <w:instrText xml:space="preserve"> PAGEREF _Toc166538318 \h </w:instrText>
            </w:r>
          </w:ins>
          <w:r>
            <w:rPr>
              <w:noProof/>
              <w:webHidden/>
            </w:rPr>
          </w:r>
          <w:r>
            <w:rPr>
              <w:noProof/>
              <w:webHidden/>
            </w:rPr>
            <w:fldChar w:fldCharType="separate"/>
          </w:r>
          <w:ins w:id="64" w:author="Kis Tibor" w:date="2024-05-14T00:18:00Z">
            <w:r>
              <w:rPr>
                <w:noProof/>
                <w:webHidden/>
              </w:rPr>
              <w:t>20</w:t>
            </w:r>
            <w:r>
              <w:rPr>
                <w:noProof/>
                <w:webHidden/>
              </w:rPr>
              <w:fldChar w:fldCharType="end"/>
            </w:r>
            <w:r w:rsidRPr="00DF5D50">
              <w:rPr>
                <w:rStyle w:val="Hiperhivatkozs"/>
                <w:noProof/>
              </w:rPr>
              <w:fldChar w:fldCharType="end"/>
            </w:r>
          </w:ins>
        </w:p>
        <w:p w14:paraId="0FFF40BB" w14:textId="2E3E98D4" w:rsidR="008B724A" w:rsidRDefault="008B724A">
          <w:pPr>
            <w:pStyle w:val="TJ2"/>
            <w:tabs>
              <w:tab w:val="left" w:pos="1100"/>
              <w:tab w:val="right" w:leader="dot" w:pos="9062"/>
            </w:tabs>
            <w:rPr>
              <w:ins w:id="65" w:author="Kis Tibor" w:date="2024-05-14T00:18:00Z"/>
              <w:rFonts w:asciiTheme="minorHAnsi" w:eastAsiaTheme="minorEastAsia" w:hAnsiTheme="minorHAnsi"/>
              <w:noProof/>
              <w:sz w:val="22"/>
              <w:lang w:eastAsia="hu-HU"/>
            </w:rPr>
          </w:pPr>
          <w:ins w:id="66"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"_Toc166538319"</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12.5</w:t>
            </w:r>
            <w:r>
              <w:rPr>
                <w:rFonts w:asciiTheme="minorHAnsi" w:eastAsiaTheme="minorEastAsia" w:hAnsiTheme="minorHAnsi"/>
                <w:noProof/>
                <w:sz w:val="22"/>
                <w:lang w:eastAsia="hu-HU"/>
              </w:rPr>
              <w:tab/>
            </w:r>
            <w:r w:rsidRPr="00DF5D50">
              <w:rPr>
                <w:rStyle w:val="Hiperhivatkozs"/>
                <w:noProof/>
              </w:rPr>
              <w:t>Apache</w:t>
            </w:r>
            <w:r>
              <w:rPr>
                <w:noProof/>
                <w:webHidden/>
              </w:rPr>
              <w:tab/>
            </w:r>
            <w:r>
              <w:rPr>
                <w:noProof/>
                <w:webHidden/>
              </w:rPr>
              <w:fldChar w:fldCharType="begin"/>
            </w:r>
            <w:r>
              <w:rPr>
                <w:noProof/>
                <w:webHidden/>
              </w:rPr>
              <w:instrText xml:space="preserve"> PAGEREF _Toc166538319 \h </w:instrText>
            </w:r>
          </w:ins>
          <w:r>
            <w:rPr>
              <w:noProof/>
              <w:webHidden/>
            </w:rPr>
          </w:r>
          <w:r>
            <w:rPr>
              <w:noProof/>
              <w:webHidden/>
            </w:rPr>
            <w:fldChar w:fldCharType="separate"/>
          </w:r>
          <w:ins w:id="67" w:author="Kis Tibor" w:date="2024-05-14T00:18:00Z">
            <w:r>
              <w:rPr>
                <w:noProof/>
                <w:webHidden/>
              </w:rPr>
              <w:t>20</w:t>
            </w:r>
            <w:r>
              <w:rPr>
                <w:noProof/>
                <w:webHidden/>
              </w:rPr>
              <w:fldChar w:fldCharType="end"/>
            </w:r>
            <w:r w:rsidRPr="00DF5D50">
              <w:rPr>
                <w:rStyle w:val="Hiperhivatkozs"/>
                <w:noProof/>
              </w:rPr>
              <w:fldChar w:fldCharType="end"/>
            </w:r>
          </w:ins>
        </w:p>
        <w:p w14:paraId="4E6305EC" w14:textId="7508158C" w:rsidR="008B724A" w:rsidRDefault="008B724A">
          <w:pPr>
            <w:pStyle w:val="TJ2"/>
            <w:tabs>
              <w:tab w:val="left" w:pos="1100"/>
              <w:tab w:val="right" w:leader="dot" w:pos="9062"/>
            </w:tabs>
            <w:rPr>
              <w:ins w:id="68" w:author="Kis Tibor" w:date="2024-05-14T00:18:00Z"/>
              <w:rFonts w:asciiTheme="minorHAnsi" w:eastAsiaTheme="minorEastAsia" w:hAnsiTheme="minorHAnsi"/>
              <w:noProof/>
              <w:sz w:val="22"/>
              <w:lang w:eastAsia="hu-HU"/>
            </w:rPr>
          </w:pPr>
          <w:ins w:id="69"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"_Toc166538320"</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12.6</w:t>
            </w:r>
            <w:r>
              <w:rPr>
                <w:rFonts w:asciiTheme="minorHAnsi" w:eastAsiaTheme="minorEastAsia" w:hAnsiTheme="minorHAnsi"/>
                <w:noProof/>
                <w:sz w:val="22"/>
                <w:lang w:eastAsia="hu-HU"/>
              </w:rPr>
              <w:tab/>
            </w:r>
            <w:r w:rsidRPr="00DF5D50">
              <w:rPr>
                <w:rStyle w:val="Hiperhivatkozs"/>
                <w:noProof/>
              </w:rPr>
              <w:t>FTP</w:t>
            </w:r>
            <w:r>
              <w:rPr>
                <w:noProof/>
                <w:webHidden/>
              </w:rPr>
              <w:tab/>
            </w:r>
            <w:r>
              <w:rPr>
                <w:noProof/>
                <w:webHidden/>
              </w:rPr>
              <w:fldChar w:fldCharType="begin"/>
            </w:r>
            <w:r>
              <w:rPr>
                <w:noProof/>
                <w:webHidden/>
              </w:rPr>
              <w:instrText xml:space="preserve"> PAGEREF _Toc166538320 \h </w:instrText>
            </w:r>
          </w:ins>
          <w:r>
            <w:rPr>
              <w:noProof/>
              <w:webHidden/>
            </w:rPr>
          </w:r>
          <w:r>
            <w:rPr>
              <w:noProof/>
              <w:webHidden/>
            </w:rPr>
            <w:fldChar w:fldCharType="separate"/>
          </w:r>
          <w:ins w:id="70" w:author="Kis Tibor" w:date="2024-05-14T00:18:00Z">
            <w:r>
              <w:rPr>
                <w:noProof/>
                <w:webHidden/>
              </w:rPr>
              <w:t>21</w:t>
            </w:r>
            <w:r>
              <w:rPr>
                <w:noProof/>
                <w:webHidden/>
              </w:rPr>
              <w:fldChar w:fldCharType="end"/>
            </w:r>
            <w:r w:rsidRPr="00DF5D50">
              <w:rPr>
                <w:rStyle w:val="Hiperhivatkozs"/>
                <w:noProof/>
              </w:rPr>
              <w:fldChar w:fldCharType="end"/>
            </w:r>
          </w:ins>
        </w:p>
        <w:p w14:paraId="47E70D38" w14:textId="577D9E44" w:rsidR="008B724A" w:rsidRDefault="008B724A">
          <w:pPr>
            <w:pStyle w:val="TJ1"/>
            <w:tabs>
              <w:tab w:val="left" w:pos="660"/>
              <w:tab w:val="right" w:leader="dot" w:pos="9062"/>
            </w:tabs>
            <w:rPr>
              <w:ins w:id="71" w:author="Kis Tibor" w:date="2024-05-14T00:18:00Z"/>
              <w:rFonts w:asciiTheme="minorHAnsi" w:eastAsiaTheme="minorEastAsia" w:hAnsiTheme="minorHAnsi"/>
              <w:noProof/>
              <w:sz w:val="22"/>
              <w:lang w:eastAsia="hu-HU"/>
            </w:rPr>
          </w:pPr>
          <w:ins w:id="72"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"_Toc166538321"</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13.</w:t>
            </w:r>
            <w:r>
              <w:rPr>
                <w:rFonts w:asciiTheme="minorHAnsi" w:eastAsiaTheme="minorEastAsia" w:hAnsiTheme="minorHAnsi"/>
                <w:noProof/>
                <w:sz w:val="22"/>
                <w:lang w:eastAsia="hu-HU"/>
              </w:rPr>
              <w:tab/>
            </w:r>
            <w:r w:rsidRPr="00DF5D50">
              <w:rPr>
                <w:rStyle w:val="Hiperhivatkozs"/>
                <w:noProof/>
              </w:rPr>
              <w:t>Jövőbeni fejlesztések - Krisztián</w:t>
            </w:r>
            <w:r>
              <w:rPr>
                <w:noProof/>
                <w:webHidden/>
              </w:rPr>
              <w:tab/>
            </w:r>
            <w:r>
              <w:rPr>
                <w:noProof/>
                <w:webHidden/>
              </w:rPr>
              <w:fldChar w:fldCharType="begin"/>
            </w:r>
            <w:r>
              <w:rPr>
                <w:noProof/>
                <w:webHidden/>
              </w:rPr>
              <w:instrText xml:space="preserve"> PAGEREF _Toc166538321 \h </w:instrText>
            </w:r>
          </w:ins>
          <w:r>
            <w:rPr>
              <w:noProof/>
              <w:webHidden/>
            </w:rPr>
          </w:r>
          <w:r>
            <w:rPr>
              <w:noProof/>
              <w:webHidden/>
            </w:rPr>
            <w:fldChar w:fldCharType="separate"/>
          </w:r>
          <w:ins w:id="73" w:author="Kis Tibor" w:date="2024-05-14T00:18:00Z">
            <w:r>
              <w:rPr>
                <w:noProof/>
                <w:webHidden/>
              </w:rPr>
              <w:t>22</w:t>
            </w:r>
            <w:r>
              <w:rPr>
                <w:noProof/>
                <w:webHidden/>
              </w:rPr>
              <w:fldChar w:fldCharType="end"/>
            </w:r>
            <w:r w:rsidRPr="00DF5D50">
              <w:rPr>
                <w:rStyle w:val="Hiperhivatkozs"/>
                <w:noProof/>
              </w:rPr>
              <w:fldChar w:fldCharType="end"/>
            </w:r>
          </w:ins>
        </w:p>
        <w:p w14:paraId="05F2F90F" w14:textId="44FE1FDF" w:rsidR="008B724A" w:rsidRDefault="008B724A">
          <w:pPr>
            <w:pStyle w:val="TJ1"/>
            <w:tabs>
              <w:tab w:val="left" w:pos="660"/>
              <w:tab w:val="right" w:leader="dot" w:pos="9062"/>
            </w:tabs>
            <w:rPr>
              <w:ins w:id="74" w:author="Kis Tibor" w:date="2024-05-14T00:18:00Z"/>
              <w:rFonts w:asciiTheme="minorHAnsi" w:eastAsiaTheme="minorEastAsia" w:hAnsiTheme="minorHAnsi"/>
              <w:noProof/>
              <w:sz w:val="22"/>
              <w:lang w:eastAsia="hu-HU"/>
            </w:rPr>
          </w:pPr>
          <w:ins w:id="75" w:author="Kis Tibor" w:date="2024-05-14T00:18:00Z">
            <w:r w:rsidRPr="00DF5D50">
              <w:rPr>
                <w:rStyle w:val="Hiperhivatkozs"/>
                <w:noProof/>
              </w:rPr>
              <w:fldChar w:fldCharType="begin"/>
            </w:r>
            <w:r w:rsidRPr="00DF5D50">
              <w:rPr>
                <w:rStyle w:val="Hiperhivatkozs"/>
                <w:noProof/>
              </w:rPr>
              <w:instrText xml:space="preserve"> </w:instrText>
            </w:r>
            <w:r>
              <w:rPr>
                <w:noProof/>
              </w:rPr>
              <w:instrText>HYPERLINK \l "_Toc166538322"</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14.</w:t>
            </w:r>
            <w:r>
              <w:rPr>
                <w:rFonts w:asciiTheme="minorHAnsi" w:eastAsiaTheme="minorEastAsia" w:hAnsiTheme="minorHAnsi"/>
                <w:noProof/>
                <w:sz w:val="22"/>
                <w:lang w:eastAsia="hu-HU"/>
              </w:rPr>
              <w:tab/>
            </w:r>
            <w:r w:rsidRPr="00DF5D50">
              <w:rPr>
                <w:rStyle w:val="Hiperhivatkozs"/>
                <w:noProof/>
              </w:rPr>
              <w:t>Csapatmunka -Krisztián</w:t>
            </w:r>
            <w:r>
              <w:rPr>
                <w:noProof/>
                <w:webHidden/>
              </w:rPr>
              <w:tab/>
            </w:r>
            <w:r>
              <w:rPr>
                <w:noProof/>
                <w:webHidden/>
              </w:rPr>
              <w:fldChar w:fldCharType="begin"/>
            </w:r>
            <w:r>
              <w:rPr>
                <w:noProof/>
                <w:webHidden/>
              </w:rPr>
              <w:instrText xml:space="preserve"> PAGEREF _Toc166538322 \h </w:instrText>
            </w:r>
          </w:ins>
          <w:r>
            <w:rPr>
              <w:noProof/>
              <w:webHidden/>
            </w:rPr>
          </w:r>
          <w:r>
            <w:rPr>
              <w:noProof/>
              <w:webHidden/>
            </w:rPr>
            <w:fldChar w:fldCharType="separate"/>
          </w:r>
          <w:ins w:id="76" w:author="Kis Tibor" w:date="2024-05-14T00:18:00Z">
            <w:r>
              <w:rPr>
                <w:noProof/>
                <w:webHidden/>
              </w:rPr>
              <w:t>23</w:t>
            </w:r>
            <w:r>
              <w:rPr>
                <w:noProof/>
                <w:webHidden/>
              </w:rPr>
              <w:fldChar w:fldCharType="end"/>
            </w:r>
            <w:r w:rsidRPr="00DF5D50">
              <w:rPr>
                <w:rStyle w:val="Hiperhivatkozs"/>
                <w:noProof/>
              </w:rPr>
              <w:fldChar w:fldCharType="end"/>
            </w:r>
          </w:ins>
        </w:p>
        <w:p w14:paraId="55497483" w14:textId="6EB0E8B2" w:rsidR="008B724A" w:rsidRDefault="008B724A">
          <w:pPr>
            <w:pStyle w:val="TJ1"/>
            <w:tabs>
              <w:tab w:val="left" w:pos="660"/>
              <w:tab w:val="right" w:leader="dot" w:pos="9062"/>
            </w:tabs>
            <w:rPr>
              <w:ins w:id="77" w:author="Kis Tibor" w:date="2024-05-14T00:18:00Z"/>
              <w:rFonts w:asciiTheme="minorHAnsi" w:eastAsiaTheme="minorEastAsia" w:hAnsiTheme="minorHAnsi"/>
              <w:noProof/>
              <w:sz w:val="22"/>
              <w:lang w:eastAsia="hu-HU"/>
            </w:rPr>
          </w:pPr>
          <w:ins w:id="78" w:author="Kis Tibor" w:date="2024-05-14T00:18:00Z">
            <w:r w:rsidRPr="00DF5D50">
              <w:rPr>
                <w:rStyle w:val="Hiperhivatkozs"/>
                <w:noProof/>
              </w:rPr>
              <w:lastRenderedPageBreak/>
              <w:fldChar w:fldCharType="begin"/>
            </w:r>
            <w:r w:rsidRPr="00DF5D50">
              <w:rPr>
                <w:rStyle w:val="Hiperhivatkozs"/>
                <w:noProof/>
              </w:rPr>
              <w:instrText xml:space="preserve"> </w:instrText>
            </w:r>
            <w:r>
              <w:rPr>
                <w:noProof/>
              </w:rPr>
              <w:instrText>HYPERLINK \l "_Toc166538323"</w:instrText>
            </w:r>
            <w:r w:rsidRPr="00DF5D50">
              <w:rPr>
                <w:rStyle w:val="Hiperhivatkozs"/>
                <w:noProof/>
              </w:rPr>
              <w:instrText xml:space="preserve"> </w:instrText>
            </w:r>
            <w:r w:rsidRPr="00DF5D50">
              <w:rPr>
                <w:rStyle w:val="Hiperhivatkozs"/>
                <w:noProof/>
              </w:rPr>
              <w:fldChar w:fldCharType="separate"/>
            </w:r>
            <w:r w:rsidRPr="00DF5D50">
              <w:rPr>
                <w:rStyle w:val="Hiperhivatkozs"/>
                <w:noProof/>
              </w:rPr>
              <w:t>15.</w:t>
            </w:r>
            <w:r>
              <w:rPr>
                <w:rFonts w:asciiTheme="minorHAnsi" w:eastAsiaTheme="minorEastAsia" w:hAnsiTheme="minorHAnsi"/>
                <w:noProof/>
                <w:sz w:val="22"/>
                <w:lang w:eastAsia="hu-HU"/>
              </w:rPr>
              <w:tab/>
            </w:r>
            <w:r w:rsidRPr="00DF5D50">
              <w:rPr>
                <w:rStyle w:val="Hiperhivatkozs"/>
                <w:noProof/>
              </w:rPr>
              <w:t>Mellékletek</w:t>
            </w:r>
            <w:r>
              <w:rPr>
                <w:noProof/>
                <w:webHidden/>
              </w:rPr>
              <w:tab/>
            </w:r>
            <w:r>
              <w:rPr>
                <w:noProof/>
                <w:webHidden/>
              </w:rPr>
              <w:fldChar w:fldCharType="begin"/>
            </w:r>
            <w:r>
              <w:rPr>
                <w:noProof/>
                <w:webHidden/>
              </w:rPr>
              <w:instrText xml:space="preserve"> PAGEREF _Toc166538323 \h </w:instrText>
            </w:r>
          </w:ins>
          <w:r>
            <w:rPr>
              <w:noProof/>
              <w:webHidden/>
            </w:rPr>
          </w:r>
          <w:r>
            <w:rPr>
              <w:noProof/>
              <w:webHidden/>
            </w:rPr>
            <w:fldChar w:fldCharType="separate"/>
          </w:r>
          <w:ins w:id="79" w:author="Kis Tibor" w:date="2024-05-14T00:18:00Z">
            <w:r>
              <w:rPr>
                <w:noProof/>
                <w:webHidden/>
              </w:rPr>
              <w:t>24</w:t>
            </w:r>
            <w:r>
              <w:rPr>
                <w:noProof/>
                <w:webHidden/>
              </w:rPr>
              <w:fldChar w:fldCharType="end"/>
            </w:r>
            <w:r w:rsidRPr="00DF5D50">
              <w:rPr>
                <w:rStyle w:val="Hiperhivatkozs"/>
                <w:noProof/>
              </w:rPr>
              <w:fldChar w:fldCharType="end"/>
            </w:r>
          </w:ins>
        </w:p>
        <w:p w14:paraId="30154090" w14:textId="272E1E2A" w:rsidR="000255B8" w:rsidDel="008B724A" w:rsidRDefault="000255B8">
          <w:pPr>
            <w:pStyle w:val="TJ1"/>
            <w:tabs>
              <w:tab w:val="left" w:pos="440"/>
              <w:tab w:val="right" w:leader="dot" w:pos="9062"/>
            </w:tabs>
            <w:rPr>
              <w:del w:id="80" w:author="Kis Tibor" w:date="2024-05-14T00:18:00Z"/>
              <w:rFonts w:asciiTheme="minorHAnsi" w:eastAsiaTheme="minorEastAsia" w:hAnsiTheme="minorHAnsi"/>
              <w:noProof/>
              <w:kern w:val="2"/>
              <w:sz w:val="22"/>
              <w:lang w:eastAsia="hu-HU"/>
              <w14:ligatures w14:val="standardContextual"/>
            </w:rPr>
          </w:pPr>
          <w:del w:id="81" w:author="Kis Tibor" w:date="2024-05-14T00:18:00Z">
            <w:r w:rsidRPr="008B724A" w:rsidDel="008B724A">
              <w:rPr>
                <w:rPrChange w:id="82" w:author="Kis Tibor" w:date="2024-05-14T00:18:00Z">
                  <w:rPr>
                    <w:rStyle w:val="Hiperhivatkozs"/>
                    <w:noProof/>
                  </w:rPr>
                </w:rPrChange>
              </w:rPr>
              <w:delText>1.</w:delText>
            </w:r>
            <w:r w:rsidDel="008B724A">
              <w:rPr>
                <w:rFonts w:asciiTheme="minorHAnsi" w:eastAsiaTheme="minorEastAsia" w:hAnsiTheme="minorHAnsi"/>
                <w:noProof/>
                <w:kern w:val="2"/>
                <w:sz w:val="22"/>
                <w:lang w:eastAsia="hu-HU"/>
                <w14:ligatures w14:val="standardContextual"/>
              </w:rPr>
              <w:tab/>
            </w:r>
            <w:r w:rsidRPr="008B724A" w:rsidDel="008B724A">
              <w:rPr>
                <w:rPrChange w:id="83" w:author="Kis Tibor" w:date="2024-05-14T00:18:00Z">
                  <w:rPr>
                    <w:rStyle w:val="Hiperhivatkozs"/>
                    <w:noProof/>
                  </w:rPr>
                </w:rPrChange>
              </w:rPr>
              <w:delText>Bevezetés</w:delText>
            </w:r>
            <w:r w:rsidDel="008B724A">
              <w:rPr>
                <w:noProof/>
                <w:webHidden/>
              </w:rPr>
              <w:tab/>
              <w:delText>4</w:delText>
            </w:r>
          </w:del>
        </w:p>
        <w:p w14:paraId="3A5A9FFE" w14:textId="4D988D82" w:rsidR="000255B8" w:rsidDel="008B724A" w:rsidRDefault="000255B8">
          <w:pPr>
            <w:pStyle w:val="TJ1"/>
            <w:tabs>
              <w:tab w:val="left" w:pos="440"/>
              <w:tab w:val="right" w:leader="dot" w:pos="9062"/>
            </w:tabs>
            <w:rPr>
              <w:del w:id="84" w:author="Kis Tibor" w:date="2024-05-14T00:18:00Z"/>
              <w:rFonts w:asciiTheme="minorHAnsi" w:eastAsiaTheme="minorEastAsia" w:hAnsiTheme="minorHAnsi"/>
              <w:noProof/>
              <w:kern w:val="2"/>
              <w:sz w:val="22"/>
              <w:lang w:eastAsia="hu-HU"/>
              <w14:ligatures w14:val="standardContextual"/>
            </w:rPr>
          </w:pPr>
          <w:del w:id="85" w:author="Kis Tibor" w:date="2024-05-14T00:18:00Z">
            <w:r w:rsidRPr="008B724A" w:rsidDel="008B724A">
              <w:rPr>
                <w:rPrChange w:id="86" w:author="Kis Tibor" w:date="2024-05-14T00:18:00Z">
                  <w:rPr>
                    <w:rStyle w:val="Hiperhivatkozs"/>
                    <w:noProof/>
                  </w:rPr>
                </w:rPrChange>
              </w:rPr>
              <w:delText>2.</w:delText>
            </w:r>
            <w:r w:rsidDel="008B724A">
              <w:rPr>
                <w:rFonts w:asciiTheme="minorHAnsi" w:eastAsiaTheme="minorEastAsia" w:hAnsiTheme="minorHAnsi"/>
                <w:noProof/>
                <w:kern w:val="2"/>
                <w:sz w:val="22"/>
                <w:lang w:eastAsia="hu-HU"/>
                <w14:ligatures w14:val="standardContextual"/>
              </w:rPr>
              <w:tab/>
            </w:r>
            <w:r w:rsidRPr="008B724A" w:rsidDel="008B724A">
              <w:rPr>
                <w:rPrChange w:id="87" w:author="Kis Tibor" w:date="2024-05-14T00:18:00Z">
                  <w:rPr>
                    <w:rStyle w:val="Hiperhivatkozs"/>
                    <w:noProof/>
                  </w:rPr>
                </w:rPrChange>
              </w:rPr>
              <w:delText>Költségvetés</w:delText>
            </w:r>
            <w:r w:rsidDel="008B724A">
              <w:rPr>
                <w:noProof/>
                <w:webHidden/>
              </w:rPr>
              <w:tab/>
              <w:delText>5</w:delText>
            </w:r>
          </w:del>
        </w:p>
        <w:p w14:paraId="41B89848" w14:textId="3975FB2B" w:rsidR="000255B8" w:rsidDel="008B724A" w:rsidRDefault="000255B8">
          <w:pPr>
            <w:pStyle w:val="TJ1"/>
            <w:tabs>
              <w:tab w:val="left" w:pos="440"/>
              <w:tab w:val="right" w:leader="dot" w:pos="9062"/>
            </w:tabs>
            <w:rPr>
              <w:del w:id="88" w:author="Kis Tibor" w:date="2024-05-14T00:18:00Z"/>
              <w:rFonts w:asciiTheme="minorHAnsi" w:eastAsiaTheme="minorEastAsia" w:hAnsiTheme="minorHAnsi"/>
              <w:noProof/>
              <w:kern w:val="2"/>
              <w:sz w:val="22"/>
              <w:lang w:eastAsia="hu-HU"/>
              <w14:ligatures w14:val="standardContextual"/>
            </w:rPr>
          </w:pPr>
          <w:del w:id="89" w:author="Kis Tibor" w:date="2024-05-14T00:18:00Z">
            <w:r w:rsidRPr="008B724A" w:rsidDel="008B724A">
              <w:rPr>
                <w:rPrChange w:id="90" w:author="Kis Tibor" w:date="2024-05-14T00:18:00Z">
                  <w:rPr>
                    <w:rStyle w:val="Hiperhivatkozs"/>
                    <w:noProof/>
                  </w:rPr>
                </w:rPrChange>
              </w:rPr>
              <w:delText>3.</w:delText>
            </w:r>
            <w:r w:rsidDel="008B724A">
              <w:rPr>
                <w:rFonts w:asciiTheme="minorHAnsi" w:eastAsiaTheme="minorEastAsia" w:hAnsiTheme="minorHAnsi"/>
                <w:noProof/>
                <w:kern w:val="2"/>
                <w:sz w:val="22"/>
                <w:lang w:eastAsia="hu-HU"/>
                <w14:ligatures w14:val="standardContextual"/>
              </w:rPr>
              <w:tab/>
            </w:r>
            <w:r w:rsidRPr="008B724A" w:rsidDel="008B724A">
              <w:rPr>
                <w:rPrChange w:id="91" w:author="Kis Tibor" w:date="2024-05-14T00:18:00Z">
                  <w:rPr>
                    <w:rStyle w:val="Hiperhivatkozs"/>
                    <w:noProof/>
                  </w:rPr>
                </w:rPrChange>
              </w:rPr>
              <w:delText>Hálózati fizikai struktúrája</w:delText>
            </w:r>
            <w:r w:rsidDel="008B724A">
              <w:rPr>
                <w:noProof/>
                <w:webHidden/>
              </w:rPr>
              <w:tab/>
              <w:delText>6</w:delText>
            </w:r>
          </w:del>
        </w:p>
        <w:p w14:paraId="61B6E728" w14:textId="0DCC8509" w:rsidR="000255B8" w:rsidDel="008B724A" w:rsidRDefault="000255B8">
          <w:pPr>
            <w:pStyle w:val="TJ1"/>
            <w:tabs>
              <w:tab w:val="left" w:pos="440"/>
              <w:tab w:val="right" w:leader="dot" w:pos="9062"/>
            </w:tabs>
            <w:rPr>
              <w:del w:id="92" w:author="Kis Tibor" w:date="2024-05-14T00:18:00Z"/>
              <w:rFonts w:asciiTheme="minorHAnsi" w:eastAsiaTheme="minorEastAsia" w:hAnsiTheme="minorHAnsi"/>
              <w:noProof/>
              <w:kern w:val="2"/>
              <w:sz w:val="22"/>
              <w:lang w:eastAsia="hu-HU"/>
              <w14:ligatures w14:val="standardContextual"/>
            </w:rPr>
          </w:pPr>
          <w:del w:id="93" w:author="Kis Tibor" w:date="2024-05-14T00:18:00Z">
            <w:r w:rsidRPr="008B724A" w:rsidDel="008B724A">
              <w:rPr>
                <w:rPrChange w:id="94" w:author="Kis Tibor" w:date="2024-05-14T00:18:00Z">
                  <w:rPr>
                    <w:rStyle w:val="Hiperhivatkozs"/>
                    <w:noProof/>
                  </w:rPr>
                </w:rPrChange>
              </w:rPr>
              <w:delText>4.</w:delText>
            </w:r>
            <w:r w:rsidDel="008B724A">
              <w:rPr>
                <w:rFonts w:asciiTheme="minorHAnsi" w:eastAsiaTheme="minorEastAsia" w:hAnsiTheme="minorHAnsi"/>
                <w:noProof/>
                <w:kern w:val="2"/>
                <w:sz w:val="22"/>
                <w:lang w:eastAsia="hu-HU"/>
                <w14:ligatures w14:val="standardContextual"/>
              </w:rPr>
              <w:tab/>
            </w:r>
            <w:r w:rsidRPr="008B724A" w:rsidDel="008B724A">
              <w:rPr>
                <w:rPrChange w:id="95" w:author="Kis Tibor" w:date="2024-05-14T00:18:00Z">
                  <w:rPr>
                    <w:rStyle w:val="Hiperhivatkozs"/>
                    <w:noProof/>
                  </w:rPr>
                </w:rPrChange>
              </w:rPr>
              <w:delText>Hálózati logikai struktúrája</w:delText>
            </w:r>
            <w:r w:rsidDel="008B724A">
              <w:rPr>
                <w:noProof/>
                <w:webHidden/>
              </w:rPr>
              <w:tab/>
              <w:delText>7</w:delText>
            </w:r>
          </w:del>
        </w:p>
        <w:p w14:paraId="40CEE40A" w14:textId="710221AB" w:rsidR="000255B8" w:rsidDel="008B724A" w:rsidRDefault="000255B8">
          <w:pPr>
            <w:pStyle w:val="TJ1"/>
            <w:tabs>
              <w:tab w:val="left" w:pos="440"/>
              <w:tab w:val="right" w:leader="dot" w:pos="9062"/>
            </w:tabs>
            <w:rPr>
              <w:del w:id="96" w:author="Kis Tibor" w:date="2024-05-14T00:18:00Z"/>
              <w:rFonts w:asciiTheme="minorHAnsi" w:eastAsiaTheme="minorEastAsia" w:hAnsiTheme="minorHAnsi"/>
              <w:noProof/>
              <w:kern w:val="2"/>
              <w:sz w:val="22"/>
              <w:lang w:eastAsia="hu-HU"/>
              <w14:ligatures w14:val="standardContextual"/>
            </w:rPr>
          </w:pPr>
          <w:del w:id="97" w:author="Kis Tibor" w:date="2024-05-14T00:18:00Z">
            <w:r w:rsidRPr="008B724A" w:rsidDel="008B724A">
              <w:rPr>
                <w:rPrChange w:id="98" w:author="Kis Tibor" w:date="2024-05-14T00:18:00Z">
                  <w:rPr>
                    <w:rStyle w:val="Hiperhivatkozs"/>
                    <w:noProof/>
                  </w:rPr>
                </w:rPrChange>
              </w:rPr>
              <w:delText>5.</w:delText>
            </w:r>
            <w:r w:rsidDel="008B724A">
              <w:rPr>
                <w:rFonts w:asciiTheme="minorHAnsi" w:eastAsiaTheme="minorEastAsia" w:hAnsiTheme="minorHAnsi"/>
                <w:noProof/>
                <w:kern w:val="2"/>
                <w:sz w:val="22"/>
                <w:lang w:eastAsia="hu-HU"/>
                <w14:ligatures w14:val="standardContextual"/>
              </w:rPr>
              <w:tab/>
            </w:r>
            <w:r w:rsidRPr="008B724A" w:rsidDel="008B724A">
              <w:rPr>
                <w:rPrChange w:id="99" w:author="Kis Tibor" w:date="2024-05-14T00:18:00Z">
                  <w:rPr>
                    <w:rStyle w:val="Hiperhivatkozs"/>
                    <w:noProof/>
                  </w:rPr>
                </w:rPrChange>
              </w:rPr>
              <w:delText>Alkalmazott hálózati konfigurációk</w:delText>
            </w:r>
            <w:r w:rsidDel="008B724A">
              <w:rPr>
                <w:noProof/>
                <w:webHidden/>
              </w:rPr>
              <w:tab/>
              <w:delText>8</w:delText>
            </w:r>
          </w:del>
        </w:p>
        <w:p w14:paraId="5C0F2CCC" w14:textId="68B383EE" w:rsidR="000255B8" w:rsidDel="008B724A" w:rsidRDefault="000255B8">
          <w:pPr>
            <w:pStyle w:val="TJ2"/>
            <w:tabs>
              <w:tab w:val="left" w:pos="880"/>
              <w:tab w:val="right" w:leader="dot" w:pos="9062"/>
            </w:tabs>
            <w:rPr>
              <w:del w:id="100" w:author="Kis Tibor" w:date="2024-05-14T00:18:00Z"/>
              <w:rFonts w:asciiTheme="minorHAnsi" w:eastAsiaTheme="minorEastAsia" w:hAnsiTheme="minorHAnsi"/>
              <w:noProof/>
              <w:kern w:val="2"/>
              <w:sz w:val="22"/>
              <w:lang w:eastAsia="hu-HU"/>
              <w14:ligatures w14:val="standardContextual"/>
            </w:rPr>
          </w:pPr>
          <w:del w:id="101" w:author="Kis Tibor" w:date="2024-05-14T00:18:00Z">
            <w:r w:rsidRPr="008B724A" w:rsidDel="008B724A">
              <w:rPr>
                <w:rPrChange w:id="102" w:author="Kis Tibor" w:date="2024-05-14T00:18:00Z">
                  <w:rPr>
                    <w:rStyle w:val="Hiperhivatkozs"/>
                    <w:noProof/>
                  </w:rPr>
                </w:rPrChange>
              </w:rPr>
              <w:delText>5.1</w:delText>
            </w:r>
            <w:r w:rsidDel="008B724A">
              <w:rPr>
                <w:rFonts w:asciiTheme="minorHAnsi" w:eastAsiaTheme="minorEastAsia" w:hAnsiTheme="minorHAnsi"/>
                <w:noProof/>
                <w:kern w:val="2"/>
                <w:sz w:val="22"/>
                <w:lang w:eastAsia="hu-HU"/>
                <w14:ligatures w14:val="standardContextual"/>
              </w:rPr>
              <w:tab/>
            </w:r>
            <w:r w:rsidRPr="008B724A" w:rsidDel="008B724A">
              <w:rPr>
                <w:rPrChange w:id="103" w:author="Kis Tibor" w:date="2024-05-14T00:18:00Z">
                  <w:rPr>
                    <w:rStyle w:val="Hiperhivatkozs"/>
                    <w:noProof/>
                  </w:rPr>
                </w:rPrChange>
              </w:rPr>
              <w:delText>Forgalomirányítás</w:delText>
            </w:r>
            <w:r w:rsidDel="008B724A">
              <w:rPr>
                <w:noProof/>
                <w:webHidden/>
              </w:rPr>
              <w:tab/>
              <w:delText>8</w:delText>
            </w:r>
          </w:del>
        </w:p>
        <w:p w14:paraId="4D366DCB" w14:textId="19754A0D" w:rsidR="000255B8" w:rsidDel="008B724A" w:rsidRDefault="000255B8">
          <w:pPr>
            <w:pStyle w:val="TJ2"/>
            <w:tabs>
              <w:tab w:val="left" w:pos="880"/>
              <w:tab w:val="right" w:leader="dot" w:pos="9062"/>
            </w:tabs>
            <w:rPr>
              <w:del w:id="104" w:author="Kis Tibor" w:date="2024-05-14T00:18:00Z"/>
              <w:rFonts w:asciiTheme="minorHAnsi" w:eastAsiaTheme="minorEastAsia" w:hAnsiTheme="minorHAnsi"/>
              <w:noProof/>
              <w:kern w:val="2"/>
              <w:sz w:val="22"/>
              <w:lang w:eastAsia="hu-HU"/>
              <w14:ligatures w14:val="standardContextual"/>
            </w:rPr>
          </w:pPr>
          <w:del w:id="105" w:author="Kis Tibor" w:date="2024-05-14T00:18:00Z">
            <w:r w:rsidRPr="008B724A" w:rsidDel="008B724A">
              <w:rPr>
                <w:rPrChange w:id="106" w:author="Kis Tibor" w:date="2024-05-14T00:18:00Z">
                  <w:rPr>
                    <w:rStyle w:val="Hiperhivatkozs"/>
                    <w:noProof/>
                  </w:rPr>
                </w:rPrChange>
              </w:rPr>
              <w:delText>5.2</w:delText>
            </w:r>
            <w:r w:rsidDel="008B724A">
              <w:rPr>
                <w:rFonts w:asciiTheme="minorHAnsi" w:eastAsiaTheme="minorEastAsia" w:hAnsiTheme="minorHAnsi"/>
                <w:noProof/>
                <w:kern w:val="2"/>
                <w:sz w:val="22"/>
                <w:lang w:eastAsia="hu-HU"/>
                <w14:ligatures w14:val="standardContextual"/>
              </w:rPr>
              <w:tab/>
            </w:r>
            <w:r w:rsidRPr="008B724A" w:rsidDel="008B724A">
              <w:rPr>
                <w:rPrChange w:id="107" w:author="Kis Tibor" w:date="2024-05-14T00:18:00Z">
                  <w:rPr>
                    <w:rStyle w:val="Hiperhivatkozs"/>
                    <w:noProof/>
                  </w:rPr>
                </w:rPrChange>
              </w:rPr>
              <w:delText>IP címek kiosztása</w:delText>
            </w:r>
            <w:r w:rsidDel="008B724A">
              <w:rPr>
                <w:noProof/>
                <w:webHidden/>
              </w:rPr>
              <w:tab/>
              <w:delText>8</w:delText>
            </w:r>
          </w:del>
        </w:p>
        <w:p w14:paraId="3C1EDCDD" w14:textId="7C77C70A" w:rsidR="000255B8" w:rsidDel="008B724A" w:rsidRDefault="000255B8">
          <w:pPr>
            <w:pStyle w:val="TJ1"/>
            <w:tabs>
              <w:tab w:val="left" w:pos="440"/>
              <w:tab w:val="right" w:leader="dot" w:pos="9062"/>
            </w:tabs>
            <w:rPr>
              <w:del w:id="108" w:author="Kis Tibor" w:date="2024-05-14T00:18:00Z"/>
              <w:rFonts w:asciiTheme="minorHAnsi" w:eastAsiaTheme="minorEastAsia" w:hAnsiTheme="minorHAnsi"/>
              <w:noProof/>
              <w:kern w:val="2"/>
              <w:sz w:val="22"/>
              <w:lang w:eastAsia="hu-HU"/>
              <w14:ligatures w14:val="standardContextual"/>
            </w:rPr>
          </w:pPr>
          <w:del w:id="109" w:author="Kis Tibor" w:date="2024-05-14T00:18:00Z">
            <w:r w:rsidRPr="008B724A" w:rsidDel="008B724A">
              <w:rPr>
                <w:rPrChange w:id="110" w:author="Kis Tibor" w:date="2024-05-14T00:18:00Z">
                  <w:rPr>
                    <w:rStyle w:val="Hiperhivatkozs"/>
                    <w:noProof/>
                  </w:rPr>
                </w:rPrChange>
              </w:rPr>
              <w:delText>6.</w:delText>
            </w:r>
            <w:r w:rsidDel="008B724A">
              <w:rPr>
                <w:rFonts w:asciiTheme="minorHAnsi" w:eastAsiaTheme="minorEastAsia" w:hAnsiTheme="minorHAnsi"/>
                <w:noProof/>
                <w:kern w:val="2"/>
                <w:sz w:val="22"/>
                <w:lang w:eastAsia="hu-HU"/>
                <w14:ligatures w14:val="standardContextual"/>
              </w:rPr>
              <w:tab/>
            </w:r>
            <w:r w:rsidRPr="008B724A" w:rsidDel="008B724A">
              <w:rPr>
                <w:rPrChange w:id="111" w:author="Kis Tibor" w:date="2024-05-14T00:18:00Z">
                  <w:rPr>
                    <w:rStyle w:val="Hiperhivatkozs"/>
                    <w:noProof/>
                  </w:rPr>
                </w:rPrChange>
              </w:rPr>
              <w:delText>Etherchannel</w:delText>
            </w:r>
            <w:r w:rsidDel="008B724A">
              <w:rPr>
                <w:noProof/>
                <w:webHidden/>
              </w:rPr>
              <w:tab/>
              <w:delText>9</w:delText>
            </w:r>
          </w:del>
        </w:p>
        <w:p w14:paraId="070BD524" w14:textId="48BE8318" w:rsidR="000255B8" w:rsidDel="008B724A" w:rsidRDefault="000255B8">
          <w:pPr>
            <w:pStyle w:val="TJ1"/>
            <w:tabs>
              <w:tab w:val="left" w:pos="440"/>
              <w:tab w:val="right" w:leader="dot" w:pos="9062"/>
            </w:tabs>
            <w:rPr>
              <w:del w:id="112" w:author="Kis Tibor" w:date="2024-05-14T00:18:00Z"/>
              <w:rFonts w:asciiTheme="minorHAnsi" w:eastAsiaTheme="minorEastAsia" w:hAnsiTheme="minorHAnsi"/>
              <w:noProof/>
              <w:kern w:val="2"/>
              <w:sz w:val="22"/>
              <w:lang w:eastAsia="hu-HU"/>
              <w14:ligatures w14:val="standardContextual"/>
            </w:rPr>
          </w:pPr>
          <w:del w:id="113" w:author="Kis Tibor" w:date="2024-05-14T00:18:00Z">
            <w:r w:rsidRPr="008B724A" w:rsidDel="008B724A">
              <w:rPr>
                <w:rPrChange w:id="114" w:author="Kis Tibor" w:date="2024-05-14T00:18:00Z">
                  <w:rPr>
                    <w:rStyle w:val="Hiperhivatkozs"/>
                    <w:noProof/>
                  </w:rPr>
                </w:rPrChange>
              </w:rPr>
              <w:delText>7.</w:delText>
            </w:r>
            <w:r w:rsidDel="008B724A">
              <w:rPr>
                <w:rFonts w:asciiTheme="minorHAnsi" w:eastAsiaTheme="minorEastAsia" w:hAnsiTheme="minorHAnsi"/>
                <w:noProof/>
                <w:kern w:val="2"/>
                <w:sz w:val="22"/>
                <w:lang w:eastAsia="hu-HU"/>
                <w14:ligatures w14:val="standardContextual"/>
              </w:rPr>
              <w:tab/>
            </w:r>
            <w:r w:rsidRPr="008B724A" w:rsidDel="008B724A">
              <w:rPr>
                <w:rPrChange w:id="115" w:author="Kis Tibor" w:date="2024-05-14T00:18:00Z">
                  <w:rPr>
                    <w:rStyle w:val="Hiperhivatkozs"/>
                    <w:noProof/>
                  </w:rPr>
                </w:rPrChange>
              </w:rPr>
              <w:delText>VPN</w:delText>
            </w:r>
            <w:r w:rsidDel="008B724A">
              <w:rPr>
                <w:noProof/>
                <w:webHidden/>
              </w:rPr>
              <w:tab/>
              <w:delText>10</w:delText>
            </w:r>
          </w:del>
        </w:p>
        <w:p w14:paraId="6BFC8B29" w14:textId="3236B21A" w:rsidR="000255B8" w:rsidDel="008B724A" w:rsidRDefault="000255B8">
          <w:pPr>
            <w:pStyle w:val="TJ1"/>
            <w:tabs>
              <w:tab w:val="left" w:pos="440"/>
              <w:tab w:val="right" w:leader="dot" w:pos="9062"/>
            </w:tabs>
            <w:rPr>
              <w:del w:id="116" w:author="Kis Tibor" w:date="2024-05-14T00:18:00Z"/>
              <w:rFonts w:asciiTheme="minorHAnsi" w:eastAsiaTheme="minorEastAsia" w:hAnsiTheme="minorHAnsi"/>
              <w:noProof/>
              <w:kern w:val="2"/>
              <w:sz w:val="22"/>
              <w:lang w:eastAsia="hu-HU"/>
              <w14:ligatures w14:val="standardContextual"/>
            </w:rPr>
          </w:pPr>
          <w:del w:id="117" w:author="Kis Tibor" w:date="2024-05-14T00:18:00Z">
            <w:r w:rsidRPr="008B724A" w:rsidDel="008B724A">
              <w:rPr>
                <w:rPrChange w:id="118" w:author="Kis Tibor" w:date="2024-05-14T00:18:00Z">
                  <w:rPr>
                    <w:rStyle w:val="Hiperhivatkozs"/>
                    <w:noProof/>
                  </w:rPr>
                </w:rPrChange>
              </w:rPr>
              <w:delText>8.</w:delText>
            </w:r>
            <w:r w:rsidDel="008B724A">
              <w:rPr>
                <w:rFonts w:asciiTheme="minorHAnsi" w:eastAsiaTheme="minorEastAsia" w:hAnsiTheme="minorHAnsi"/>
                <w:noProof/>
                <w:kern w:val="2"/>
                <w:sz w:val="22"/>
                <w:lang w:eastAsia="hu-HU"/>
                <w14:ligatures w14:val="standardContextual"/>
              </w:rPr>
              <w:tab/>
            </w:r>
            <w:r w:rsidRPr="008B724A" w:rsidDel="008B724A">
              <w:rPr>
                <w:rPrChange w:id="119" w:author="Kis Tibor" w:date="2024-05-14T00:18:00Z">
                  <w:rPr>
                    <w:rStyle w:val="Hiperhivatkozs"/>
                    <w:noProof/>
                  </w:rPr>
                </w:rPrChange>
              </w:rPr>
              <w:delText>ASA</w:delText>
            </w:r>
            <w:r w:rsidDel="008B724A">
              <w:rPr>
                <w:noProof/>
                <w:webHidden/>
              </w:rPr>
              <w:tab/>
              <w:delText>11</w:delText>
            </w:r>
          </w:del>
        </w:p>
        <w:p w14:paraId="52738FDE" w14:textId="3C15C9B5" w:rsidR="000255B8" w:rsidDel="008B724A" w:rsidRDefault="000255B8">
          <w:pPr>
            <w:pStyle w:val="TJ1"/>
            <w:tabs>
              <w:tab w:val="left" w:pos="440"/>
              <w:tab w:val="right" w:leader="dot" w:pos="9062"/>
            </w:tabs>
            <w:rPr>
              <w:del w:id="120" w:author="Kis Tibor" w:date="2024-05-14T00:18:00Z"/>
              <w:rFonts w:asciiTheme="minorHAnsi" w:eastAsiaTheme="minorEastAsia" w:hAnsiTheme="minorHAnsi"/>
              <w:noProof/>
              <w:kern w:val="2"/>
              <w:sz w:val="22"/>
              <w:lang w:eastAsia="hu-HU"/>
              <w14:ligatures w14:val="standardContextual"/>
            </w:rPr>
          </w:pPr>
          <w:del w:id="121" w:author="Kis Tibor" w:date="2024-05-14T00:18:00Z">
            <w:r w:rsidRPr="008B724A" w:rsidDel="008B724A">
              <w:rPr>
                <w:rPrChange w:id="122" w:author="Kis Tibor" w:date="2024-05-14T00:18:00Z">
                  <w:rPr>
                    <w:rStyle w:val="Hiperhivatkozs"/>
                    <w:noProof/>
                  </w:rPr>
                </w:rPrChange>
              </w:rPr>
              <w:delText>9.</w:delText>
            </w:r>
            <w:r w:rsidDel="008B724A">
              <w:rPr>
                <w:rFonts w:asciiTheme="minorHAnsi" w:eastAsiaTheme="minorEastAsia" w:hAnsiTheme="minorHAnsi"/>
                <w:noProof/>
                <w:kern w:val="2"/>
                <w:sz w:val="22"/>
                <w:lang w:eastAsia="hu-HU"/>
                <w14:ligatures w14:val="standardContextual"/>
              </w:rPr>
              <w:tab/>
            </w:r>
            <w:r w:rsidRPr="008B724A" w:rsidDel="008B724A">
              <w:rPr>
                <w:rPrChange w:id="123" w:author="Kis Tibor" w:date="2024-05-14T00:18:00Z">
                  <w:rPr>
                    <w:rStyle w:val="Hiperhivatkozs"/>
                    <w:noProof/>
                  </w:rPr>
                </w:rPrChange>
              </w:rPr>
              <w:delText>Szabályok</w:delText>
            </w:r>
            <w:r w:rsidDel="008B724A">
              <w:rPr>
                <w:noProof/>
                <w:webHidden/>
              </w:rPr>
              <w:tab/>
              <w:delText>12</w:delText>
            </w:r>
          </w:del>
        </w:p>
        <w:p w14:paraId="366307BF" w14:textId="5681C642" w:rsidR="000255B8" w:rsidDel="008B724A" w:rsidRDefault="000255B8">
          <w:pPr>
            <w:pStyle w:val="TJ1"/>
            <w:tabs>
              <w:tab w:val="left" w:pos="660"/>
              <w:tab w:val="right" w:leader="dot" w:pos="9062"/>
            </w:tabs>
            <w:rPr>
              <w:del w:id="124" w:author="Kis Tibor" w:date="2024-05-14T00:18:00Z"/>
              <w:rFonts w:asciiTheme="minorHAnsi" w:eastAsiaTheme="minorEastAsia" w:hAnsiTheme="minorHAnsi"/>
              <w:noProof/>
              <w:kern w:val="2"/>
              <w:sz w:val="22"/>
              <w:lang w:eastAsia="hu-HU"/>
              <w14:ligatures w14:val="standardContextual"/>
            </w:rPr>
          </w:pPr>
          <w:del w:id="125" w:author="Kis Tibor" w:date="2024-05-14T00:18:00Z">
            <w:r w:rsidRPr="008B724A" w:rsidDel="008B724A">
              <w:rPr>
                <w:rPrChange w:id="126" w:author="Kis Tibor" w:date="2024-05-14T00:18:00Z">
                  <w:rPr>
                    <w:rStyle w:val="Hiperhivatkozs"/>
                    <w:noProof/>
                  </w:rPr>
                </w:rPrChange>
              </w:rPr>
              <w:delText>10.</w:delText>
            </w:r>
            <w:r w:rsidDel="008B724A">
              <w:rPr>
                <w:rFonts w:asciiTheme="minorHAnsi" w:eastAsiaTheme="minorEastAsia" w:hAnsiTheme="minorHAnsi"/>
                <w:noProof/>
                <w:kern w:val="2"/>
                <w:sz w:val="22"/>
                <w:lang w:eastAsia="hu-HU"/>
                <w14:ligatures w14:val="standardContextual"/>
              </w:rPr>
              <w:tab/>
            </w:r>
            <w:r w:rsidRPr="008B724A" w:rsidDel="008B724A">
              <w:rPr>
                <w:rPrChange w:id="127" w:author="Kis Tibor" w:date="2024-05-14T00:18:00Z">
                  <w:rPr>
                    <w:rStyle w:val="Hiperhivatkozs"/>
                    <w:noProof/>
                  </w:rPr>
                </w:rPrChange>
              </w:rPr>
              <w:delText>Vezeték nélküli hálózat</w:delText>
            </w:r>
            <w:r w:rsidDel="008B724A">
              <w:rPr>
                <w:noProof/>
                <w:webHidden/>
              </w:rPr>
              <w:tab/>
              <w:delText>13</w:delText>
            </w:r>
          </w:del>
        </w:p>
        <w:p w14:paraId="102D0AE6" w14:textId="596AAC6B" w:rsidR="000255B8" w:rsidDel="008B724A" w:rsidRDefault="000255B8">
          <w:pPr>
            <w:pStyle w:val="TJ1"/>
            <w:tabs>
              <w:tab w:val="left" w:pos="660"/>
              <w:tab w:val="right" w:leader="dot" w:pos="9062"/>
            </w:tabs>
            <w:rPr>
              <w:del w:id="128" w:author="Kis Tibor" w:date="2024-05-14T00:18:00Z"/>
              <w:rFonts w:asciiTheme="minorHAnsi" w:eastAsiaTheme="minorEastAsia" w:hAnsiTheme="minorHAnsi"/>
              <w:noProof/>
              <w:kern w:val="2"/>
              <w:sz w:val="22"/>
              <w:lang w:eastAsia="hu-HU"/>
              <w14:ligatures w14:val="standardContextual"/>
            </w:rPr>
          </w:pPr>
          <w:del w:id="129" w:author="Kis Tibor" w:date="2024-05-14T00:18:00Z">
            <w:r w:rsidRPr="008B724A" w:rsidDel="008B724A">
              <w:rPr>
                <w:rPrChange w:id="130" w:author="Kis Tibor" w:date="2024-05-14T00:18:00Z">
                  <w:rPr>
                    <w:rStyle w:val="Hiperhivatkozs"/>
                    <w:noProof/>
                  </w:rPr>
                </w:rPrChange>
              </w:rPr>
              <w:delText>11.</w:delText>
            </w:r>
            <w:r w:rsidDel="008B724A">
              <w:rPr>
                <w:rFonts w:asciiTheme="minorHAnsi" w:eastAsiaTheme="minorEastAsia" w:hAnsiTheme="minorHAnsi"/>
                <w:noProof/>
                <w:kern w:val="2"/>
                <w:sz w:val="22"/>
                <w:lang w:eastAsia="hu-HU"/>
                <w14:ligatures w14:val="standardContextual"/>
              </w:rPr>
              <w:tab/>
            </w:r>
            <w:r w:rsidRPr="008B724A" w:rsidDel="008B724A">
              <w:rPr>
                <w:rPrChange w:id="131" w:author="Kis Tibor" w:date="2024-05-14T00:18:00Z">
                  <w:rPr>
                    <w:rStyle w:val="Hiperhivatkozs"/>
                    <w:noProof/>
                  </w:rPr>
                </w:rPrChange>
              </w:rPr>
              <w:delText>Windows szerver konfigurálása</w:delText>
            </w:r>
            <w:r w:rsidDel="008B724A">
              <w:rPr>
                <w:noProof/>
                <w:webHidden/>
              </w:rPr>
              <w:tab/>
              <w:delText>14</w:delText>
            </w:r>
          </w:del>
        </w:p>
        <w:p w14:paraId="2B07CB3C" w14:textId="7B4C062A" w:rsidR="000255B8" w:rsidDel="008B724A" w:rsidRDefault="000255B8">
          <w:pPr>
            <w:pStyle w:val="TJ2"/>
            <w:tabs>
              <w:tab w:val="left" w:pos="1100"/>
              <w:tab w:val="right" w:leader="dot" w:pos="9062"/>
            </w:tabs>
            <w:rPr>
              <w:del w:id="132" w:author="Kis Tibor" w:date="2024-05-14T00:18:00Z"/>
              <w:rFonts w:asciiTheme="minorHAnsi" w:eastAsiaTheme="minorEastAsia" w:hAnsiTheme="minorHAnsi"/>
              <w:noProof/>
              <w:kern w:val="2"/>
              <w:sz w:val="22"/>
              <w:lang w:eastAsia="hu-HU"/>
              <w14:ligatures w14:val="standardContextual"/>
            </w:rPr>
          </w:pPr>
          <w:del w:id="133" w:author="Kis Tibor" w:date="2024-05-14T00:18:00Z">
            <w:r w:rsidRPr="008B724A" w:rsidDel="008B724A">
              <w:rPr>
                <w:rPrChange w:id="134" w:author="Kis Tibor" w:date="2024-05-14T00:18:00Z">
                  <w:rPr>
                    <w:rStyle w:val="Hiperhivatkozs"/>
                    <w:noProof/>
                  </w:rPr>
                </w:rPrChange>
              </w:rPr>
              <w:delText>11.1</w:delText>
            </w:r>
            <w:r w:rsidDel="008B724A">
              <w:rPr>
                <w:rFonts w:asciiTheme="minorHAnsi" w:eastAsiaTheme="minorEastAsia" w:hAnsiTheme="minorHAnsi"/>
                <w:noProof/>
                <w:kern w:val="2"/>
                <w:sz w:val="22"/>
                <w:lang w:eastAsia="hu-HU"/>
                <w14:ligatures w14:val="standardContextual"/>
              </w:rPr>
              <w:tab/>
            </w:r>
            <w:r w:rsidRPr="008B724A" w:rsidDel="008B724A">
              <w:rPr>
                <w:rPrChange w:id="135" w:author="Kis Tibor" w:date="2024-05-14T00:18:00Z">
                  <w:rPr>
                    <w:rStyle w:val="Hiperhivatkozs"/>
                    <w:noProof/>
                  </w:rPr>
                </w:rPrChange>
              </w:rPr>
              <w:delText>DHCP</w:delText>
            </w:r>
            <w:r w:rsidDel="008B724A">
              <w:rPr>
                <w:noProof/>
                <w:webHidden/>
              </w:rPr>
              <w:tab/>
              <w:delText>14</w:delText>
            </w:r>
          </w:del>
        </w:p>
        <w:p w14:paraId="650C80AE" w14:textId="32F90F9F" w:rsidR="000255B8" w:rsidDel="008B724A" w:rsidRDefault="000255B8">
          <w:pPr>
            <w:pStyle w:val="TJ2"/>
            <w:tabs>
              <w:tab w:val="left" w:pos="1100"/>
              <w:tab w:val="right" w:leader="dot" w:pos="9062"/>
            </w:tabs>
            <w:rPr>
              <w:del w:id="136" w:author="Kis Tibor" w:date="2024-05-14T00:18:00Z"/>
              <w:rFonts w:asciiTheme="minorHAnsi" w:eastAsiaTheme="minorEastAsia" w:hAnsiTheme="minorHAnsi"/>
              <w:noProof/>
              <w:kern w:val="2"/>
              <w:sz w:val="22"/>
              <w:lang w:eastAsia="hu-HU"/>
              <w14:ligatures w14:val="standardContextual"/>
            </w:rPr>
          </w:pPr>
          <w:del w:id="137" w:author="Kis Tibor" w:date="2024-05-14T00:18:00Z">
            <w:r w:rsidRPr="008B724A" w:rsidDel="008B724A">
              <w:rPr>
                <w:rPrChange w:id="138" w:author="Kis Tibor" w:date="2024-05-14T00:18:00Z">
                  <w:rPr>
                    <w:rStyle w:val="Hiperhivatkozs"/>
                    <w:noProof/>
                  </w:rPr>
                </w:rPrChange>
              </w:rPr>
              <w:delText>11.2</w:delText>
            </w:r>
            <w:r w:rsidDel="008B724A">
              <w:rPr>
                <w:rFonts w:asciiTheme="minorHAnsi" w:eastAsiaTheme="minorEastAsia" w:hAnsiTheme="minorHAnsi"/>
                <w:noProof/>
                <w:kern w:val="2"/>
                <w:sz w:val="22"/>
                <w:lang w:eastAsia="hu-HU"/>
                <w14:ligatures w14:val="standardContextual"/>
              </w:rPr>
              <w:tab/>
            </w:r>
            <w:r w:rsidRPr="008B724A" w:rsidDel="008B724A">
              <w:rPr>
                <w:rPrChange w:id="139" w:author="Kis Tibor" w:date="2024-05-14T00:18:00Z">
                  <w:rPr>
                    <w:rStyle w:val="Hiperhivatkozs"/>
                    <w:noProof/>
                  </w:rPr>
                </w:rPrChange>
              </w:rPr>
              <w:delText>Active Directory beállítása</w:delText>
            </w:r>
            <w:r w:rsidDel="008B724A">
              <w:rPr>
                <w:noProof/>
                <w:webHidden/>
              </w:rPr>
              <w:tab/>
              <w:delText>14</w:delText>
            </w:r>
          </w:del>
        </w:p>
        <w:p w14:paraId="2BB182C8" w14:textId="12B163CF" w:rsidR="000255B8" w:rsidDel="008B724A" w:rsidRDefault="000255B8">
          <w:pPr>
            <w:pStyle w:val="TJ2"/>
            <w:tabs>
              <w:tab w:val="left" w:pos="1100"/>
              <w:tab w:val="right" w:leader="dot" w:pos="9062"/>
            </w:tabs>
            <w:rPr>
              <w:del w:id="140" w:author="Kis Tibor" w:date="2024-05-14T00:18:00Z"/>
              <w:rFonts w:asciiTheme="minorHAnsi" w:eastAsiaTheme="minorEastAsia" w:hAnsiTheme="minorHAnsi"/>
              <w:noProof/>
              <w:kern w:val="2"/>
              <w:sz w:val="22"/>
              <w:lang w:eastAsia="hu-HU"/>
              <w14:ligatures w14:val="standardContextual"/>
            </w:rPr>
          </w:pPr>
          <w:del w:id="141" w:author="Kis Tibor" w:date="2024-05-14T00:18:00Z">
            <w:r w:rsidRPr="008B724A" w:rsidDel="008B724A">
              <w:rPr>
                <w:rPrChange w:id="142" w:author="Kis Tibor" w:date="2024-05-14T00:18:00Z">
                  <w:rPr>
                    <w:rStyle w:val="Hiperhivatkozs"/>
                    <w:noProof/>
                  </w:rPr>
                </w:rPrChange>
              </w:rPr>
              <w:delText>11.3</w:delText>
            </w:r>
            <w:r w:rsidDel="008B724A">
              <w:rPr>
                <w:rFonts w:asciiTheme="minorHAnsi" w:eastAsiaTheme="minorEastAsia" w:hAnsiTheme="minorHAnsi"/>
                <w:noProof/>
                <w:kern w:val="2"/>
                <w:sz w:val="22"/>
                <w:lang w:eastAsia="hu-HU"/>
                <w14:ligatures w14:val="standardContextual"/>
              </w:rPr>
              <w:tab/>
            </w:r>
            <w:r w:rsidRPr="008B724A" w:rsidDel="008B724A">
              <w:rPr>
                <w:rPrChange w:id="143" w:author="Kis Tibor" w:date="2024-05-14T00:18:00Z">
                  <w:rPr>
                    <w:rStyle w:val="Hiperhivatkozs"/>
                    <w:noProof/>
                  </w:rPr>
                </w:rPrChange>
              </w:rPr>
              <w:delText>Biztonsági mentés</w:delText>
            </w:r>
            <w:r w:rsidDel="008B724A">
              <w:rPr>
                <w:noProof/>
                <w:webHidden/>
              </w:rPr>
              <w:tab/>
              <w:delText>16</w:delText>
            </w:r>
          </w:del>
        </w:p>
        <w:p w14:paraId="53F2F7E4" w14:textId="7018B263" w:rsidR="000255B8" w:rsidDel="008B724A" w:rsidRDefault="000255B8">
          <w:pPr>
            <w:pStyle w:val="TJ1"/>
            <w:tabs>
              <w:tab w:val="left" w:pos="660"/>
              <w:tab w:val="right" w:leader="dot" w:pos="9062"/>
            </w:tabs>
            <w:rPr>
              <w:del w:id="144" w:author="Kis Tibor" w:date="2024-05-14T00:18:00Z"/>
              <w:rFonts w:asciiTheme="minorHAnsi" w:eastAsiaTheme="minorEastAsia" w:hAnsiTheme="minorHAnsi"/>
              <w:noProof/>
              <w:kern w:val="2"/>
              <w:sz w:val="22"/>
              <w:lang w:eastAsia="hu-HU"/>
              <w14:ligatures w14:val="standardContextual"/>
            </w:rPr>
          </w:pPr>
          <w:del w:id="145" w:author="Kis Tibor" w:date="2024-05-14T00:18:00Z">
            <w:r w:rsidRPr="008B724A" w:rsidDel="008B724A">
              <w:rPr>
                <w:rPrChange w:id="146" w:author="Kis Tibor" w:date="2024-05-14T00:18:00Z">
                  <w:rPr>
                    <w:rStyle w:val="Hiperhivatkozs"/>
                    <w:noProof/>
                  </w:rPr>
                </w:rPrChange>
              </w:rPr>
              <w:delText>12.</w:delText>
            </w:r>
            <w:r w:rsidDel="008B724A">
              <w:rPr>
                <w:rFonts w:asciiTheme="minorHAnsi" w:eastAsiaTheme="minorEastAsia" w:hAnsiTheme="minorHAnsi"/>
                <w:noProof/>
                <w:kern w:val="2"/>
                <w:sz w:val="22"/>
                <w:lang w:eastAsia="hu-HU"/>
                <w14:ligatures w14:val="standardContextual"/>
              </w:rPr>
              <w:tab/>
            </w:r>
            <w:r w:rsidRPr="008B724A" w:rsidDel="008B724A">
              <w:rPr>
                <w:rPrChange w:id="147" w:author="Kis Tibor" w:date="2024-05-14T00:18:00Z">
                  <w:rPr>
                    <w:rStyle w:val="Hiperhivatkozs"/>
                    <w:noProof/>
                  </w:rPr>
                </w:rPrChange>
              </w:rPr>
              <w:delText>Linux szerver konfigurálása</w:delText>
            </w:r>
            <w:r w:rsidDel="008B724A">
              <w:rPr>
                <w:noProof/>
                <w:webHidden/>
              </w:rPr>
              <w:tab/>
              <w:delText>18</w:delText>
            </w:r>
          </w:del>
        </w:p>
        <w:p w14:paraId="2B1CB960" w14:textId="30006963" w:rsidR="000255B8" w:rsidDel="008B724A" w:rsidRDefault="000255B8">
          <w:pPr>
            <w:pStyle w:val="TJ2"/>
            <w:tabs>
              <w:tab w:val="left" w:pos="1100"/>
              <w:tab w:val="right" w:leader="dot" w:pos="9062"/>
            </w:tabs>
            <w:rPr>
              <w:del w:id="148" w:author="Kis Tibor" w:date="2024-05-14T00:18:00Z"/>
              <w:rFonts w:asciiTheme="minorHAnsi" w:eastAsiaTheme="minorEastAsia" w:hAnsiTheme="minorHAnsi"/>
              <w:noProof/>
              <w:kern w:val="2"/>
              <w:sz w:val="22"/>
              <w:lang w:eastAsia="hu-HU"/>
              <w14:ligatures w14:val="standardContextual"/>
            </w:rPr>
          </w:pPr>
          <w:del w:id="149" w:author="Kis Tibor" w:date="2024-05-14T00:18:00Z">
            <w:r w:rsidRPr="008B724A" w:rsidDel="008B724A">
              <w:rPr>
                <w:rPrChange w:id="150" w:author="Kis Tibor" w:date="2024-05-14T00:18:00Z">
                  <w:rPr>
                    <w:rStyle w:val="Hiperhivatkozs"/>
                    <w:noProof/>
                  </w:rPr>
                </w:rPrChange>
              </w:rPr>
              <w:delText>12.1</w:delText>
            </w:r>
            <w:r w:rsidDel="008B724A">
              <w:rPr>
                <w:rFonts w:asciiTheme="minorHAnsi" w:eastAsiaTheme="minorEastAsia" w:hAnsiTheme="minorHAnsi"/>
                <w:noProof/>
                <w:kern w:val="2"/>
                <w:sz w:val="22"/>
                <w:lang w:eastAsia="hu-HU"/>
                <w14:ligatures w14:val="standardContextual"/>
              </w:rPr>
              <w:tab/>
            </w:r>
            <w:r w:rsidRPr="008B724A" w:rsidDel="008B724A">
              <w:rPr>
                <w:rPrChange w:id="151" w:author="Kis Tibor" w:date="2024-05-14T00:18:00Z">
                  <w:rPr>
                    <w:rStyle w:val="Hiperhivatkozs"/>
                    <w:noProof/>
                  </w:rPr>
                </w:rPrChange>
              </w:rPr>
              <w:delText>Telepítés</w:delText>
            </w:r>
            <w:r w:rsidDel="008B724A">
              <w:rPr>
                <w:noProof/>
                <w:webHidden/>
              </w:rPr>
              <w:tab/>
              <w:delText>18</w:delText>
            </w:r>
          </w:del>
        </w:p>
        <w:p w14:paraId="08005FA9" w14:textId="56A5718B" w:rsidR="000255B8" w:rsidDel="008B724A" w:rsidRDefault="000255B8">
          <w:pPr>
            <w:pStyle w:val="TJ2"/>
            <w:tabs>
              <w:tab w:val="left" w:pos="1100"/>
              <w:tab w:val="right" w:leader="dot" w:pos="9062"/>
            </w:tabs>
            <w:rPr>
              <w:del w:id="152" w:author="Kis Tibor" w:date="2024-05-14T00:18:00Z"/>
              <w:rFonts w:asciiTheme="minorHAnsi" w:eastAsiaTheme="minorEastAsia" w:hAnsiTheme="minorHAnsi"/>
              <w:noProof/>
              <w:kern w:val="2"/>
              <w:sz w:val="22"/>
              <w:lang w:eastAsia="hu-HU"/>
              <w14:ligatures w14:val="standardContextual"/>
            </w:rPr>
          </w:pPr>
          <w:del w:id="153" w:author="Kis Tibor" w:date="2024-05-14T00:18:00Z">
            <w:r w:rsidRPr="008B724A" w:rsidDel="008B724A">
              <w:rPr>
                <w:rPrChange w:id="154" w:author="Kis Tibor" w:date="2024-05-14T00:18:00Z">
                  <w:rPr>
                    <w:rStyle w:val="Hiperhivatkozs"/>
                    <w:noProof/>
                  </w:rPr>
                </w:rPrChange>
              </w:rPr>
              <w:delText>12.2</w:delText>
            </w:r>
            <w:r w:rsidDel="008B724A">
              <w:rPr>
                <w:rFonts w:asciiTheme="minorHAnsi" w:eastAsiaTheme="minorEastAsia" w:hAnsiTheme="minorHAnsi"/>
                <w:noProof/>
                <w:kern w:val="2"/>
                <w:sz w:val="22"/>
                <w:lang w:eastAsia="hu-HU"/>
                <w14:ligatures w14:val="standardContextual"/>
              </w:rPr>
              <w:tab/>
            </w:r>
            <w:r w:rsidRPr="008B724A" w:rsidDel="008B724A">
              <w:rPr>
                <w:rPrChange w:id="155" w:author="Kis Tibor" w:date="2024-05-14T00:18:00Z">
                  <w:rPr>
                    <w:rStyle w:val="Hiperhivatkozs"/>
                    <w:noProof/>
                  </w:rPr>
                </w:rPrChange>
              </w:rPr>
              <w:delText>DNS</w:delText>
            </w:r>
            <w:r w:rsidDel="008B724A">
              <w:rPr>
                <w:noProof/>
                <w:webHidden/>
              </w:rPr>
              <w:tab/>
              <w:delText>18</w:delText>
            </w:r>
          </w:del>
        </w:p>
        <w:p w14:paraId="11628A53" w14:textId="4AD065B3" w:rsidR="000255B8" w:rsidDel="008B724A" w:rsidRDefault="000255B8">
          <w:pPr>
            <w:pStyle w:val="TJ2"/>
            <w:tabs>
              <w:tab w:val="left" w:pos="1100"/>
              <w:tab w:val="right" w:leader="dot" w:pos="9062"/>
            </w:tabs>
            <w:rPr>
              <w:del w:id="156" w:author="Kis Tibor" w:date="2024-05-14T00:18:00Z"/>
              <w:rFonts w:asciiTheme="minorHAnsi" w:eastAsiaTheme="minorEastAsia" w:hAnsiTheme="minorHAnsi"/>
              <w:noProof/>
              <w:kern w:val="2"/>
              <w:sz w:val="22"/>
              <w:lang w:eastAsia="hu-HU"/>
              <w14:ligatures w14:val="standardContextual"/>
            </w:rPr>
          </w:pPr>
          <w:del w:id="157" w:author="Kis Tibor" w:date="2024-05-14T00:18:00Z">
            <w:r w:rsidRPr="008B724A" w:rsidDel="008B724A">
              <w:rPr>
                <w:rPrChange w:id="158" w:author="Kis Tibor" w:date="2024-05-14T00:18:00Z">
                  <w:rPr>
                    <w:rStyle w:val="Hiperhivatkozs"/>
                    <w:noProof/>
                  </w:rPr>
                </w:rPrChange>
              </w:rPr>
              <w:delText>12.3</w:delText>
            </w:r>
            <w:r w:rsidDel="008B724A">
              <w:rPr>
                <w:rFonts w:asciiTheme="minorHAnsi" w:eastAsiaTheme="minorEastAsia" w:hAnsiTheme="minorHAnsi"/>
                <w:noProof/>
                <w:kern w:val="2"/>
                <w:sz w:val="22"/>
                <w:lang w:eastAsia="hu-HU"/>
                <w14:ligatures w14:val="standardContextual"/>
              </w:rPr>
              <w:tab/>
            </w:r>
            <w:r w:rsidRPr="008B724A" w:rsidDel="008B724A">
              <w:rPr>
                <w:rPrChange w:id="159" w:author="Kis Tibor" w:date="2024-05-14T00:18:00Z">
                  <w:rPr>
                    <w:rStyle w:val="Hiperhivatkozs"/>
                    <w:noProof/>
                  </w:rPr>
                </w:rPrChange>
              </w:rPr>
              <w:delText>SSH</w:delText>
            </w:r>
            <w:r w:rsidDel="008B724A">
              <w:rPr>
                <w:noProof/>
                <w:webHidden/>
              </w:rPr>
              <w:tab/>
              <w:delText>18</w:delText>
            </w:r>
          </w:del>
        </w:p>
        <w:p w14:paraId="0C6140E9" w14:textId="5A787DED" w:rsidR="000255B8" w:rsidDel="008B724A" w:rsidRDefault="000255B8">
          <w:pPr>
            <w:pStyle w:val="TJ2"/>
            <w:tabs>
              <w:tab w:val="left" w:pos="1100"/>
              <w:tab w:val="right" w:leader="dot" w:pos="9062"/>
            </w:tabs>
            <w:rPr>
              <w:del w:id="160" w:author="Kis Tibor" w:date="2024-05-14T00:18:00Z"/>
              <w:rFonts w:asciiTheme="minorHAnsi" w:eastAsiaTheme="minorEastAsia" w:hAnsiTheme="minorHAnsi"/>
              <w:noProof/>
              <w:kern w:val="2"/>
              <w:sz w:val="22"/>
              <w:lang w:eastAsia="hu-HU"/>
              <w14:ligatures w14:val="standardContextual"/>
            </w:rPr>
          </w:pPr>
          <w:del w:id="161" w:author="Kis Tibor" w:date="2024-05-14T00:18:00Z">
            <w:r w:rsidRPr="008B724A" w:rsidDel="008B724A">
              <w:rPr>
                <w:rPrChange w:id="162" w:author="Kis Tibor" w:date="2024-05-14T00:18:00Z">
                  <w:rPr>
                    <w:rStyle w:val="Hiperhivatkozs"/>
                    <w:noProof/>
                  </w:rPr>
                </w:rPrChange>
              </w:rPr>
              <w:delText>12.4</w:delText>
            </w:r>
            <w:r w:rsidDel="008B724A">
              <w:rPr>
                <w:rFonts w:asciiTheme="minorHAnsi" w:eastAsiaTheme="minorEastAsia" w:hAnsiTheme="minorHAnsi"/>
                <w:noProof/>
                <w:kern w:val="2"/>
                <w:sz w:val="22"/>
                <w:lang w:eastAsia="hu-HU"/>
                <w14:ligatures w14:val="standardContextual"/>
              </w:rPr>
              <w:tab/>
            </w:r>
            <w:r w:rsidRPr="008B724A" w:rsidDel="008B724A">
              <w:rPr>
                <w:rPrChange w:id="163" w:author="Kis Tibor" w:date="2024-05-14T00:18:00Z">
                  <w:rPr>
                    <w:rStyle w:val="Hiperhivatkozs"/>
                    <w:noProof/>
                  </w:rPr>
                </w:rPrChange>
              </w:rPr>
              <w:delText>Samba</w:delText>
            </w:r>
            <w:r w:rsidDel="008B724A">
              <w:rPr>
                <w:noProof/>
                <w:webHidden/>
              </w:rPr>
              <w:tab/>
              <w:delText>19</w:delText>
            </w:r>
          </w:del>
        </w:p>
        <w:p w14:paraId="0A03EB50" w14:textId="135DB629" w:rsidR="000255B8" w:rsidDel="008B724A" w:rsidRDefault="000255B8">
          <w:pPr>
            <w:pStyle w:val="TJ2"/>
            <w:tabs>
              <w:tab w:val="left" w:pos="1100"/>
              <w:tab w:val="right" w:leader="dot" w:pos="9062"/>
            </w:tabs>
            <w:rPr>
              <w:del w:id="164" w:author="Kis Tibor" w:date="2024-05-14T00:18:00Z"/>
              <w:rFonts w:asciiTheme="minorHAnsi" w:eastAsiaTheme="minorEastAsia" w:hAnsiTheme="minorHAnsi"/>
              <w:noProof/>
              <w:kern w:val="2"/>
              <w:sz w:val="22"/>
              <w:lang w:eastAsia="hu-HU"/>
              <w14:ligatures w14:val="standardContextual"/>
            </w:rPr>
          </w:pPr>
          <w:del w:id="165" w:author="Kis Tibor" w:date="2024-05-14T00:18:00Z">
            <w:r w:rsidRPr="008B724A" w:rsidDel="008B724A">
              <w:rPr>
                <w:rPrChange w:id="166" w:author="Kis Tibor" w:date="2024-05-14T00:18:00Z">
                  <w:rPr>
                    <w:rStyle w:val="Hiperhivatkozs"/>
                    <w:noProof/>
                  </w:rPr>
                </w:rPrChange>
              </w:rPr>
              <w:delText>12.5</w:delText>
            </w:r>
            <w:r w:rsidDel="008B724A">
              <w:rPr>
                <w:rFonts w:asciiTheme="minorHAnsi" w:eastAsiaTheme="minorEastAsia" w:hAnsiTheme="minorHAnsi"/>
                <w:noProof/>
                <w:kern w:val="2"/>
                <w:sz w:val="22"/>
                <w:lang w:eastAsia="hu-HU"/>
                <w14:ligatures w14:val="standardContextual"/>
              </w:rPr>
              <w:tab/>
            </w:r>
            <w:r w:rsidRPr="008B724A" w:rsidDel="008B724A">
              <w:rPr>
                <w:rPrChange w:id="167" w:author="Kis Tibor" w:date="2024-05-14T00:18:00Z">
                  <w:rPr>
                    <w:rStyle w:val="Hiperhivatkozs"/>
                    <w:noProof/>
                  </w:rPr>
                </w:rPrChange>
              </w:rPr>
              <w:delText>Apache</w:delText>
            </w:r>
            <w:r w:rsidDel="008B724A">
              <w:rPr>
                <w:noProof/>
                <w:webHidden/>
              </w:rPr>
              <w:tab/>
              <w:delText>19</w:delText>
            </w:r>
          </w:del>
        </w:p>
        <w:p w14:paraId="5367062C" w14:textId="235762E7" w:rsidR="000255B8" w:rsidDel="008B724A" w:rsidRDefault="000255B8">
          <w:pPr>
            <w:pStyle w:val="TJ1"/>
            <w:tabs>
              <w:tab w:val="left" w:pos="660"/>
              <w:tab w:val="right" w:leader="dot" w:pos="9062"/>
            </w:tabs>
            <w:rPr>
              <w:del w:id="168" w:author="Kis Tibor" w:date="2024-05-14T00:18:00Z"/>
              <w:rFonts w:asciiTheme="minorHAnsi" w:eastAsiaTheme="minorEastAsia" w:hAnsiTheme="minorHAnsi"/>
              <w:noProof/>
              <w:kern w:val="2"/>
              <w:sz w:val="22"/>
              <w:lang w:eastAsia="hu-HU"/>
              <w14:ligatures w14:val="standardContextual"/>
            </w:rPr>
          </w:pPr>
          <w:del w:id="169" w:author="Kis Tibor" w:date="2024-05-14T00:18:00Z">
            <w:r w:rsidRPr="008B724A" w:rsidDel="008B724A">
              <w:rPr>
                <w:rPrChange w:id="170" w:author="Kis Tibor" w:date="2024-05-14T00:18:00Z">
                  <w:rPr>
                    <w:rStyle w:val="Hiperhivatkozs"/>
                    <w:noProof/>
                  </w:rPr>
                </w:rPrChange>
              </w:rPr>
              <w:delText>13.</w:delText>
            </w:r>
            <w:r w:rsidDel="008B724A">
              <w:rPr>
                <w:rFonts w:asciiTheme="minorHAnsi" w:eastAsiaTheme="minorEastAsia" w:hAnsiTheme="minorHAnsi"/>
                <w:noProof/>
                <w:kern w:val="2"/>
                <w:sz w:val="22"/>
                <w:lang w:eastAsia="hu-HU"/>
                <w14:ligatures w14:val="standardContextual"/>
              </w:rPr>
              <w:tab/>
            </w:r>
            <w:r w:rsidRPr="008B724A" w:rsidDel="008B724A">
              <w:rPr>
                <w:rPrChange w:id="171" w:author="Kis Tibor" w:date="2024-05-14T00:18:00Z">
                  <w:rPr>
                    <w:rStyle w:val="Hiperhivatkozs"/>
                    <w:noProof/>
                  </w:rPr>
                </w:rPrChange>
              </w:rPr>
              <w:delText>Jövőbeni fejlesztések</w:delText>
            </w:r>
            <w:r w:rsidDel="008B724A">
              <w:rPr>
                <w:noProof/>
                <w:webHidden/>
              </w:rPr>
              <w:tab/>
              <w:delText>21</w:delText>
            </w:r>
          </w:del>
        </w:p>
        <w:p w14:paraId="3264A2F9" w14:textId="578108F9" w:rsidR="000255B8" w:rsidDel="008B724A" w:rsidRDefault="000255B8">
          <w:pPr>
            <w:pStyle w:val="TJ1"/>
            <w:tabs>
              <w:tab w:val="left" w:pos="660"/>
              <w:tab w:val="right" w:leader="dot" w:pos="9062"/>
            </w:tabs>
            <w:rPr>
              <w:del w:id="172" w:author="Kis Tibor" w:date="2024-05-14T00:18:00Z"/>
              <w:rFonts w:asciiTheme="minorHAnsi" w:eastAsiaTheme="minorEastAsia" w:hAnsiTheme="minorHAnsi"/>
              <w:noProof/>
              <w:kern w:val="2"/>
              <w:sz w:val="22"/>
              <w:lang w:eastAsia="hu-HU"/>
              <w14:ligatures w14:val="standardContextual"/>
            </w:rPr>
          </w:pPr>
          <w:del w:id="173" w:author="Kis Tibor" w:date="2024-05-14T00:18:00Z">
            <w:r w:rsidRPr="008B724A" w:rsidDel="008B724A">
              <w:rPr>
                <w:rPrChange w:id="174" w:author="Kis Tibor" w:date="2024-05-14T00:18:00Z">
                  <w:rPr>
                    <w:rStyle w:val="Hiperhivatkozs"/>
                    <w:noProof/>
                  </w:rPr>
                </w:rPrChange>
              </w:rPr>
              <w:delText>14.</w:delText>
            </w:r>
            <w:r w:rsidDel="008B724A">
              <w:rPr>
                <w:rFonts w:asciiTheme="minorHAnsi" w:eastAsiaTheme="minorEastAsia" w:hAnsiTheme="minorHAnsi"/>
                <w:noProof/>
                <w:kern w:val="2"/>
                <w:sz w:val="22"/>
                <w:lang w:eastAsia="hu-HU"/>
                <w14:ligatures w14:val="standardContextual"/>
              </w:rPr>
              <w:tab/>
            </w:r>
            <w:r w:rsidRPr="008B724A" w:rsidDel="008B724A">
              <w:rPr>
                <w:rPrChange w:id="175" w:author="Kis Tibor" w:date="2024-05-14T00:18:00Z">
                  <w:rPr>
                    <w:rStyle w:val="Hiperhivatkozs"/>
                    <w:noProof/>
                  </w:rPr>
                </w:rPrChange>
              </w:rPr>
              <w:delText>Csapatmunka</w:delText>
            </w:r>
            <w:r w:rsidDel="008B724A">
              <w:rPr>
                <w:noProof/>
                <w:webHidden/>
              </w:rPr>
              <w:tab/>
              <w:delText>22</w:delText>
            </w:r>
          </w:del>
        </w:p>
        <w:p w14:paraId="59CCEDE4" w14:textId="1C44E984" w:rsidR="000255B8" w:rsidDel="008B724A" w:rsidRDefault="000255B8">
          <w:pPr>
            <w:pStyle w:val="TJ1"/>
            <w:tabs>
              <w:tab w:val="left" w:pos="660"/>
              <w:tab w:val="right" w:leader="dot" w:pos="9062"/>
            </w:tabs>
            <w:rPr>
              <w:del w:id="176" w:author="Kis Tibor" w:date="2024-05-14T00:18:00Z"/>
              <w:rFonts w:asciiTheme="minorHAnsi" w:eastAsiaTheme="minorEastAsia" w:hAnsiTheme="minorHAnsi"/>
              <w:noProof/>
              <w:kern w:val="2"/>
              <w:sz w:val="22"/>
              <w:lang w:eastAsia="hu-HU"/>
              <w14:ligatures w14:val="standardContextual"/>
            </w:rPr>
          </w:pPr>
          <w:del w:id="177" w:author="Kis Tibor" w:date="2024-05-14T00:18:00Z">
            <w:r w:rsidRPr="008B724A" w:rsidDel="008B724A">
              <w:rPr>
                <w:rPrChange w:id="178" w:author="Kis Tibor" w:date="2024-05-14T00:18:00Z">
                  <w:rPr>
                    <w:rStyle w:val="Hiperhivatkozs"/>
                    <w:noProof/>
                  </w:rPr>
                </w:rPrChange>
              </w:rPr>
              <w:delText>15.</w:delText>
            </w:r>
            <w:r w:rsidDel="008B724A">
              <w:rPr>
                <w:rFonts w:asciiTheme="minorHAnsi" w:eastAsiaTheme="minorEastAsia" w:hAnsiTheme="minorHAnsi"/>
                <w:noProof/>
                <w:kern w:val="2"/>
                <w:sz w:val="22"/>
                <w:lang w:eastAsia="hu-HU"/>
                <w14:ligatures w14:val="standardContextual"/>
              </w:rPr>
              <w:tab/>
            </w:r>
            <w:r w:rsidRPr="008B724A" w:rsidDel="008B724A">
              <w:rPr>
                <w:rPrChange w:id="179" w:author="Kis Tibor" w:date="2024-05-14T00:18:00Z">
                  <w:rPr>
                    <w:rStyle w:val="Hiperhivatkozs"/>
                    <w:noProof/>
                  </w:rPr>
                </w:rPrChange>
              </w:rPr>
              <w:delText>Melléklet</w:delText>
            </w:r>
            <w:r w:rsidDel="008B724A">
              <w:rPr>
                <w:noProof/>
                <w:webHidden/>
              </w:rPr>
              <w:tab/>
              <w:delText>23</w:delText>
            </w:r>
          </w:del>
        </w:p>
        <w:p w14:paraId="26A50C8D" w14:textId="379A2220" w:rsidR="007A58E4" w:rsidRDefault="007A58E4">
          <w:r>
            <w:rPr>
              <w:b/>
              <w:bCs/>
            </w:rPr>
            <w:fldChar w:fldCharType="end"/>
          </w:r>
        </w:p>
      </w:sdtContent>
    </w:sdt>
    <w:p w14:paraId="5CB10B5C" w14:textId="56D1EA79" w:rsidR="0020047D" w:rsidRDefault="0020047D">
      <w:pPr>
        <w:spacing w:before="0" w:after="160" w:line="259" w:lineRule="auto"/>
        <w:jc w:val="left"/>
      </w:pPr>
      <w:r>
        <w:br w:type="page"/>
      </w:r>
    </w:p>
    <w:p w14:paraId="0F0DB346" w14:textId="6FE519D5" w:rsidR="0020047D" w:rsidRPr="00724515" w:rsidRDefault="0020047D">
      <w:pPr>
        <w:pStyle w:val="Cmsor1"/>
      </w:pPr>
      <w:bookmarkStart w:id="180" w:name="_Toc166538298"/>
      <w:r w:rsidRPr="00724515">
        <w:lastRenderedPageBreak/>
        <w:t>Bevezetés</w:t>
      </w:r>
      <w:bookmarkEnd w:id="180"/>
      <w:r w:rsidR="00511F92" w:rsidRPr="00724515">
        <w:t xml:space="preserve"> </w:t>
      </w:r>
    </w:p>
    <w:p w14:paraId="0EFCB53A" w14:textId="644147DF" w:rsidR="005D1931" w:rsidRDefault="005D1931">
      <w:pPr>
        <w:spacing w:before="0" w:after="160" w:line="259" w:lineRule="auto"/>
        <w:jc w:val="left"/>
        <w:rPr>
          <w:rFonts w:ascii="Open Sans" w:hAnsi="Open Sans"/>
        </w:rPr>
      </w:pPr>
    </w:p>
    <w:p w14:paraId="7C04A340" w14:textId="431CF019" w:rsidR="001C6ADE" w:rsidRPr="00C81947" w:rsidRDefault="001C6ADE" w:rsidP="001C6ADE">
      <w:pPr>
        <w:rPr>
          <w:ins w:id="181" w:author="Krisztián Benjamin Szamosi" w:date="2024-05-14T20:54:00Z"/>
          <w:color w:val="000000" w:themeColor="text1"/>
        </w:rPr>
      </w:pPr>
      <w:r w:rsidRPr="00724515">
        <w:rPr>
          <w:rFonts w:ascii="Open Sans" w:hAnsi="Open Sans"/>
          <w:noProof/>
        </w:rPr>
        <w:drawing>
          <wp:anchor distT="0" distB="0" distL="114300" distR="114300" simplePos="0" relativeHeight="251659264" behindDoc="1" locked="0" layoutInCell="1" allowOverlap="1" wp14:anchorId="5EBBA4F6" wp14:editId="1CACFF26">
            <wp:simplePos x="0" y="0"/>
            <wp:positionH relativeFrom="column">
              <wp:posOffset>2929255</wp:posOffset>
            </wp:positionH>
            <wp:positionV relativeFrom="paragraph">
              <wp:posOffset>15240</wp:posOffset>
            </wp:positionV>
            <wp:extent cx="3448218" cy="3838575"/>
            <wp:effectExtent l="0" t="0" r="0" b="0"/>
            <wp:wrapTight wrapText="bothSides">
              <wp:wrapPolygon edited="0">
                <wp:start x="0" y="0"/>
                <wp:lineTo x="0" y="21439"/>
                <wp:lineTo x="21481" y="21439"/>
                <wp:lineTo x="21481"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9">
                      <a:extLst>
                        <a:ext uri="{28A0092B-C50C-407E-A947-70E740481C1C}">
                          <a14:useLocalDpi xmlns:a14="http://schemas.microsoft.com/office/drawing/2010/main" val="0"/>
                        </a:ext>
                      </a:extLst>
                    </a:blip>
                    <a:stretch>
                      <a:fillRect/>
                    </a:stretch>
                  </pic:blipFill>
                  <pic:spPr>
                    <a:xfrm>
                      <a:off x="0" y="0"/>
                      <a:ext cx="3448218" cy="3838575"/>
                    </a:xfrm>
                    <a:prstGeom prst="rect">
                      <a:avLst/>
                    </a:prstGeom>
                  </pic:spPr>
                </pic:pic>
              </a:graphicData>
            </a:graphic>
          </wp:anchor>
        </w:drawing>
      </w:r>
      <w:ins w:id="182" w:author="Krisztián Benjamin Szamosi" w:date="2024-05-14T20:54:00Z">
        <w:r>
          <w:t xml:space="preserve">Cégünk, a Szálkapari Zrt., kiemelkedő szerepet tölt be a bútortervezés, raktározás és értékesítés terén. Több éves tapasztalatunk és szakértelmünk révén sikerült kiterjesztenünk tevékenységi körünket, és jelenleg három </w:t>
        </w:r>
        <w:proofErr w:type="spellStart"/>
        <w:r>
          <w:t>stratégiailag</w:t>
        </w:r>
        <w:proofErr w:type="spellEnd"/>
        <w:r>
          <w:t xml:space="preserve"> fontos telephellyel rendelkezünk Magyarországon és Szlovákiában. Az áruházunk Pozsonyban található, míg a raktárunk Sopronban helyezkedik el. Nem mellesleg, a központi irodánk Győrben működik, amely a cégünk motorja és a stratégiai döntések színtere. Az elhelyezkedésünk nem csupán logisztikai szempontból előnyös, hanem adóoptimalizálási célokat is szolgál, amelyek kulcsfontosságúak a fenntartható növekedésünk szempontjából. A további növekedés / terjeszkedés igen fontos számunkra. Fontos céljaink között szerepel, hogy az adott régióban piacvezető szerepet töltsünk be.</w:t>
        </w:r>
      </w:ins>
    </w:p>
    <w:p w14:paraId="5FC14FA9" w14:textId="400E3499" w:rsidR="001E565F" w:rsidDel="001C6ADE" w:rsidRDefault="00187007">
      <w:pPr>
        <w:spacing w:before="0" w:after="160" w:line="259" w:lineRule="auto"/>
        <w:jc w:val="left"/>
        <w:rPr>
          <w:del w:id="183" w:author="Krisztián Benjamin Szamosi" w:date="2024-05-14T20:54:00Z"/>
          <w:rFonts w:ascii="Open Sans" w:hAnsi="Open Sans"/>
        </w:rPr>
      </w:pPr>
      <w:del w:id="184" w:author="Krisztián Benjamin Szamosi" w:date="2024-05-14T20:54:00Z">
        <w:r w:rsidDel="001C6ADE">
          <w:rPr>
            <w:rFonts w:ascii="Open Sans" w:hAnsi="Open Sans"/>
          </w:rPr>
          <w:delText>Cégünk a Szálkapari Zrt</w:delText>
        </w:r>
        <w:r w:rsidR="00493494" w:rsidDel="001C6ADE">
          <w:rPr>
            <w:rFonts w:ascii="Open Sans" w:hAnsi="Open Sans"/>
          </w:rPr>
          <w:delText>.</w:delText>
        </w:r>
        <w:r w:rsidR="000140DB" w:rsidDel="001C6ADE">
          <w:rPr>
            <w:rFonts w:ascii="Open Sans" w:hAnsi="Open Sans"/>
          </w:rPr>
          <w:delText xml:space="preserve"> </w:delText>
        </w:r>
        <w:r w:rsidR="007A58E4" w:rsidDel="001C6ADE">
          <w:rPr>
            <w:rFonts w:ascii="Open Sans" w:hAnsi="Open Sans"/>
          </w:rPr>
          <w:delText xml:space="preserve">amely bútorok </w:delText>
        </w:r>
        <w:r w:rsidR="00015532" w:rsidDel="001C6ADE">
          <w:rPr>
            <w:rFonts w:ascii="Open Sans" w:hAnsi="Open Sans"/>
          </w:rPr>
          <w:delText>tervezésével</w:delText>
        </w:r>
        <w:r w:rsidR="007A58E4" w:rsidDel="001C6ADE">
          <w:rPr>
            <w:rFonts w:ascii="Open Sans" w:hAnsi="Open Sans"/>
          </w:rPr>
          <w:delText>, raktározásával, értékesítésével foglalkozik</w:delText>
        </w:r>
        <w:r w:rsidR="00F76D33" w:rsidDel="001C6ADE">
          <w:rPr>
            <w:rFonts w:ascii="Open Sans" w:hAnsi="Open Sans"/>
          </w:rPr>
          <w:delText>.</w:delText>
        </w:r>
        <w:r w:rsidR="007A58E4" w:rsidDel="001C6ADE">
          <w:rPr>
            <w:rFonts w:ascii="Open Sans" w:hAnsi="Open Sans"/>
          </w:rPr>
          <w:delText xml:space="preserve"> </w:delText>
        </w:r>
        <w:r w:rsidR="00493494" w:rsidDel="001C6ADE">
          <w:rPr>
            <w:rFonts w:ascii="Open Sans" w:hAnsi="Open Sans"/>
          </w:rPr>
          <w:delText xml:space="preserve">Cégünk </w:delText>
        </w:r>
        <w:r w:rsidR="00724515" w:rsidDel="001C6ADE">
          <w:rPr>
            <w:rFonts w:ascii="Open Sans" w:hAnsi="Open Sans"/>
          </w:rPr>
          <w:delText>három</w:delText>
        </w:r>
        <w:r w:rsidR="00493494" w:rsidDel="001C6ADE">
          <w:rPr>
            <w:rFonts w:ascii="Open Sans" w:hAnsi="Open Sans"/>
          </w:rPr>
          <w:delText xml:space="preserve"> telephellyel rendelkezik</w:delText>
        </w:r>
        <w:r w:rsidR="00724515" w:rsidDel="001C6ADE">
          <w:rPr>
            <w:rFonts w:ascii="Open Sans" w:hAnsi="Open Sans"/>
          </w:rPr>
          <w:delText xml:space="preserve"> Magyarország és Szlovákia területein</w:delText>
        </w:r>
        <w:r w:rsidR="00493494" w:rsidDel="001C6ADE">
          <w:rPr>
            <w:rFonts w:ascii="Open Sans" w:hAnsi="Open Sans"/>
          </w:rPr>
          <w:delText xml:space="preserve">. Pozsony városában helyezkedik el az áruház, a raktár Sopronban, végül, de nem utolsó sorban a központi iroda pedig Győrben erősíti a céget. </w:delText>
        </w:r>
        <w:r w:rsidR="000140DB" w:rsidDel="001C6ADE">
          <w:rPr>
            <w:rFonts w:ascii="Open Sans" w:hAnsi="Open Sans"/>
          </w:rPr>
          <w:delText>A jelenlegi cégfelépítés</w:delText>
        </w:r>
        <w:r w:rsidR="00041D13" w:rsidDel="001C6ADE">
          <w:rPr>
            <w:rFonts w:ascii="Open Sans" w:hAnsi="Open Sans"/>
          </w:rPr>
          <w:delText>, területi elhelyezkedés</w:delText>
        </w:r>
        <w:r w:rsidR="000140DB" w:rsidDel="001C6ADE">
          <w:rPr>
            <w:rFonts w:ascii="Open Sans" w:hAnsi="Open Sans"/>
          </w:rPr>
          <w:delText xml:space="preserve"> adóoptimalizálás miatt </w:delText>
        </w:r>
        <w:r w:rsidR="00041D13" w:rsidDel="001C6ADE">
          <w:rPr>
            <w:rFonts w:ascii="Open Sans" w:hAnsi="Open Sans"/>
          </w:rPr>
          <w:delText xml:space="preserve">vált </w:delText>
        </w:r>
        <w:commentRangeStart w:id="185"/>
        <w:r w:rsidR="000140DB" w:rsidDel="001C6ADE">
          <w:rPr>
            <w:rFonts w:ascii="Open Sans" w:hAnsi="Open Sans"/>
          </w:rPr>
          <w:delText>szükséges</w:delText>
        </w:r>
        <w:r w:rsidR="00041D13" w:rsidDel="001C6ADE">
          <w:rPr>
            <w:rFonts w:ascii="Open Sans" w:hAnsi="Open Sans"/>
          </w:rPr>
          <w:delText>sé</w:delText>
        </w:r>
        <w:commentRangeEnd w:id="185"/>
        <w:r w:rsidR="006B0614" w:rsidDel="001C6ADE">
          <w:rPr>
            <w:rStyle w:val="Jegyzethivatkozs"/>
          </w:rPr>
          <w:commentReference w:id="185"/>
        </w:r>
        <w:r w:rsidR="000140DB" w:rsidDel="001C6ADE">
          <w:rPr>
            <w:rFonts w:ascii="Open Sans" w:hAnsi="Open Sans"/>
          </w:rPr>
          <w:delText>.</w:delText>
        </w:r>
      </w:del>
    </w:p>
    <w:p w14:paraId="5654F3C4" w14:textId="14189C71" w:rsidR="00616279" w:rsidRDefault="00616279">
      <w:pPr>
        <w:spacing w:before="0" w:after="160" w:line="259" w:lineRule="auto"/>
        <w:jc w:val="left"/>
        <w:rPr>
          <w:rFonts w:ascii="Open Sans" w:hAnsi="Open Sans"/>
        </w:rPr>
      </w:pPr>
    </w:p>
    <w:p w14:paraId="0F3666A8" w14:textId="3BAB59B0" w:rsidR="00616279" w:rsidRDefault="00616279">
      <w:pPr>
        <w:spacing w:before="0" w:after="160" w:line="259" w:lineRule="auto"/>
        <w:jc w:val="left"/>
        <w:rPr>
          <w:rFonts w:ascii="Open Sans" w:hAnsi="Open Sans"/>
        </w:rPr>
      </w:pPr>
    </w:p>
    <w:p w14:paraId="379C80EA" w14:textId="77777777" w:rsidR="00616279" w:rsidRDefault="00616279">
      <w:pPr>
        <w:spacing w:before="0" w:after="160" w:line="259" w:lineRule="auto"/>
        <w:jc w:val="left"/>
        <w:rPr>
          <w:rFonts w:ascii="Open Sans" w:hAnsi="Open Sans"/>
        </w:rPr>
      </w:pPr>
    </w:p>
    <w:p w14:paraId="2DF78B27" w14:textId="1E69696E" w:rsidR="007A58E4" w:rsidRDefault="001F4B7A">
      <w:pPr>
        <w:pStyle w:val="Cmsor1"/>
      </w:pPr>
      <w:bookmarkStart w:id="186" w:name="_Toc166538299"/>
      <w:r>
        <w:lastRenderedPageBreak/>
        <w:t>Költségvetés</w:t>
      </w:r>
      <w:bookmarkEnd w:id="186"/>
    </w:p>
    <w:p w14:paraId="11E6BFB5" w14:textId="10D09581" w:rsidR="0057509D" w:rsidRDefault="00493494" w:rsidP="0057509D">
      <w:r>
        <w:t>A cég hálózata a következő eszközöket igényli:</w:t>
      </w:r>
    </w:p>
    <w:p w14:paraId="2D042B70" w14:textId="77777777" w:rsidR="0057509D" w:rsidRPr="0057509D" w:rsidRDefault="0057509D" w:rsidP="0057509D"/>
    <w:tbl>
      <w:tblPr>
        <w:tblStyle w:val="Rcsostblzat"/>
        <w:tblW w:w="0" w:type="auto"/>
        <w:tblLook w:val="04A0" w:firstRow="1" w:lastRow="0" w:firstColumn="1" w:lastColumn="0" w:noHBand="0" w:noVBand="1"/>
      </w:tblPr>
      <w:tblGrid>
        <w:gridCol w:w="3020"/>
        <w:gridCol w:w="3021"/>
        <w:gridCol w:w="3021"/>
      </w:tblGrid>
      <w:tr w:rsidR="0057509D" w14:paraId="4ECD5E93" w14:textId="77777777" w:rsidTr="0057509D">
        <w:tc>
          <w:tcPr>
            <w:tcW w:w="3020" w:type="dxa"/>
          </w:tcPr>
          <w:p w14:paraId="641C45A0" w14:textId="2C823DF2" w:rsidR="0057509D" w:rsidRPr="0057509D" w:rsidRDefault="0057509D" w:rsidP="00015532">
            <w:pPr>
              <w:jc w:val="left"/>
              <w:rPr>
                <w:b/>
              </w:rPr>
            </w:pPr>
            <w:r w:rsidRPr="0057509D">
              <w:rPr>
                <w:b/>
              </w:rPr>
              <w:t>Eszköz</w:t>
            </w:r>
          </w:p>
        </w:tc>
        <w:tc>
          <w:tcPr>
            <w:tcW w:w="3021" w:type="dxa"/>
          </w:tcPr>
          <w:p w14:paraId="2BA80556" w14:textId="69448C3A" w:rsidR="0057509D" w:rsidRPr="0057509D" w:rsidRDefault="0057509D" w:rsidP="00015532">
            <w:pPr>
              <w:jc w:val="left"/>
              <w:rPr>
                <w:b/>
              </w:rPr>
            </w:pPr>
            <w:r w:rsidRPr="0057509D">
              <w:rPr>
                <w:b/>
              </w:rPr>
              <w:t>Mennyiség</w:t>
            </w:r>
            <w:r>
              <w:rPr>
                <w:b/>
              </w:rPr>
              <w:t xml:space="preserve"> (darab)</w:t>
            </w:r>
          </w:p>
        </w:tc>
        <w:tc>
          <w:tcPr>
            <w:tcW w:w="3021" w:type="dxa"/>
          </w:tcPr>
          <w:p w14:paraId="67E17188" w14:textId="788383D3" w:rsidR="0057509D" w:rsidRPr="0057509D" w:rsidRDefault="0057509D" w:rsidP="00015532">
            <w:pPr>
              <w:jc w:val="left"/>
              <w:rPr>
                <w:b/>
              </w:rPr>
            </w:pPr>
            <w:r w:rsidRPr="0057509D">
              <w:rPr>
                <w:b/>
              </w:rPr>
              <w:t>Összeg USD</w:t>
            </w:r>
          </w:p>
        </w:tc>
      </w:tr>
      <w:tr w:rsidR="0057509D" w14:paraId="54985717" w14:textId="77777777" w:rsidTr="0057509D">
        <w:tc>
          <w:tcPr>
            <w:tcW w:w="3020" w:type="dxa"/>
          </w:tcPr>
          <w:p w14:paraId="37B20405" w14:textId="295A9344" w:rsidR="0057509D" w:rsidRDefault="0057509D" w:rsidP="00015532">
            <w:pPr>
              <w:jc w:val="left"/>
              <w:rPr>
                <w:b/>
                <w:u w:val="single"/>
              </w:rPr>
            </w:pPr>
            <w:r>
              <w:t>PC (személyi számítógép)</w:t>
            </w:r>
          </w:p>
        </w:tc>
        <w:tc>
          <w:tcPr>
            <w:tcW w:w="3021" w:type="dxa"/>
          </w:tcPr>
          <w:p w14:paraId="43510CC2" w14:textId="6B369AF3" w:rsidR="0057509D" w:rsidRDefault="0057509D" w:rsidP="00015532">
            <w:pPr>
              <w:jc w:val="left"/>
              <w:rPr>
                <w:b/>
                <w:u w:val="single"/>
              </w:rPr>
            </w:pPr>
            <w:r>
              <w:t>20 db</w:t>
            </w:r>
          </w:p>
        </w:tc>
        <w:tc>
          <w:tcPr>
            <w:tcW w:w="3021" w:type="dxa"/>
          </w:tcPr>
          <w:p w14:paraId="17633942" w14:textId="1E02D5D7" w:rsidR="0057509D" w:rsidRDefault="0057509D" w:rsidP="00015532">
            <w:pPr>
              <w:jc w:val="left"/>
              <w:rPr>
                <w:b/>
                <w:u w:val="single"/>
              </w:rPr>
            </w:pPr>
            <w:r>
              <w:t>27 855 $</w:t>
            </w:r>
          </w:p>
        </w:tc>
      </w:tr>
      <w:tr w:rsidR="0057509D" w14:paraId="4D27BBAB" w14:textId="77777777" w:rsidTr="0057509D">
        <w:tc>
          <w:tcPr>
            <w:tcW w:w="3020" w:type="dxa"/>
          </w:tcPr>
          <w:p w14:paraId="7351FD72" w14:textId="28E75D08" w:rsidR="0057509D" w:rsidRDefault="0057509D" w:rsidP="00015532">
            <w:pPr>
              <w:jc w:val="left"/>
              <w:rPr>
                <w:b/>
                <w:u w:val="single"/>
              </w:rPr>
            </w:pPr>
            <w:r>
              <w:t>Laptop</w:t>
            </w:r>
          </w:p>
        </w:tc>
        <w:tc>
          <w:tcPr>
            <w:tcW w:w="3021" w:type="dxa"/>
          </w:tcPr>
          <w:p w14:paraId="2B74F46D" w14:textId="691A4990" w:rsidR="0057509D" w:rsidRDefault="0057509D" w:rsidP="00015532">
            <w:pPr>
              <w:jc w:val="left"/>
              <w:rPr>
                <w:b/>
                <w:u w:val="single"/>
              </w:rPr>
            </w:pPr>
            <w:r>
              <w:t>5 db</w:t>
            </w:r>
          </w:p>
        </w:tc>
        <w:tc>
          <w:tcPr>
            <w:tcW w:w="3021" w:type="dxa"/>
          </w:tcPr>
          <w:p w14:paraId="40D1D6BC" w14:textId="4F20E8E9" w:rsidR="0057509D" w:rsidRDefault="0057509D" w:rsidP="00015532">
            <w:pPr>
              <w:jc w:val="left"/>
              <w:rPr>
                <w:b/>
                <w:u w:val="single"/>
              </w:rPr>
            </w:pPr>
            <w:r>
              <w:t>6963 $</w:t>
            </w:r>
          </w:p>
        </w:tc>
      </w:tr>
      <w:tr w:rsidR="0057509D" w14:paraId="0E967394" w14:textId="77777777" w:rsidTr="0057509D">
        <w:tc>
          <w:tcPr>
            <w:tcW w:w="3020" w:type="dxa"/>
          </w:tcPr>
          <w:p w14:paraId="08577301" w14:textId="7ED2D5A9" w:rsidR="0057509D" w:rsidRDefault="0057509D" w:rsidP="00015532">
            <w:pPr>
              <w:jc w:val="left"/>
              <w:rPr>
                <w:b/>
                <w:u w:val="single"/>
              </w:rPr>
            </w:pPr>
            <w:proofErr w:type="spellStart"/>
            <w:r>
              <w:t>Switch</w:t>
            </w:r>
            <w:proofErr w:type="spellEnd"/>
            <w:r>
              <w:t xml:space="preserve"> 2960</w:t>
            </w:r>
          </w:p>
        </w:tc>
        <w:tc>
          <w:tcPr>
            <w:tcW w:w="3021" w:type="dxa"/>
          </w:tcPr>
          <w:p w14:paraId="1DE3A5B6" w14:textId="21B2D9FE" w:rsidR="0057509D" w:rsidRDefault="0057509D" w:rsidP="00015532">
            <w:pPr>
              <w:jc w:val="left"/>
              <w:rPr>
                <w:b/>
                <w:u w:val="single"/>
              </w:rPr>
            </w:pPr>
            <w:r>
              <w:t>7 db</w:t>
            </w:r>
          </w:p>
        </w:tc>
        <w:tc>
          <w:tcPr>
            <w:tcW w:w="3021" w:type="dxa"/>
          </w:tcPr>
          <w:p w14:paraId="4159015F" w14:textId="0E366818" w:rsidR="0057509D" w:rsidRDefault="0057509D" w:rsidP="00015532">
            <w:pPr>
              <w:jc w:val="left"/>
              <w:rPr>
                <w:b/>
                <w:u w:val="single"/>
              </w:rPr>
            </w:pPr>
            <w:r>
              <w:t>8715 $</w:t>
            </w:r>
          </w:p>
        </w:tc>
      </w:tr>
      <w:tr w:rsidR="0057509D" w14:paraId="2DB4375C" w14:textId="77777777" w:rsidTr="0057509D">
        <w:tc>
          <w:tcPr>
            <w:tcW w:w="3020" w:type="dxa"/>
          </w:tcPr>
          <w:p w14:paraId="3CDCB4FB" w14:textId="4E67EA12" w:rsidR="0057509D" w:rsidRDefault="0057509D" w:rsidP="00015532">
            <w:pPr>
              <w:jc w:val="left"/>
              <w:rPr>
                <w:b/>
                <w:u w:val="single"/>
              </w:rPr>
            </w:pPr>
            <w:r>
              <w:t>Router 2911</w:t>
            </w:r>
          </w:p>
        </w:tc>
        <w:tc>
          <w:tcPr>
            <w:tcW w:w="3021" w:type="dxa"/>
          </w:tcPr>
          <w:p w14:paraId="7A17CE35" w14:textId="28F5490B" w:rsidR="0057509D" w:rsidRDefault="0057509D" w:rsidP="00015532">
            <w:pPr>
              <w:jc w:val="left"/>
              <w:rPr>
                <w:b/>
                <w:u w:val="single"/>
              </w:rPr>
            </w:pPr>
            <w:r>
              <w:t>8 db</w:t>
            </w:r>
          </w:p>
        </w:tc>
        <w:tc>
          <w:tcPr>
            <w:tcW w:w="3021" w:type="dxa"/>
          </w:tcPr>
          <w:p w14:paraId="7E4EBCF6" w14:textId="4040525C" w:rsidR="0057509D" w:rsidRDefault="0057509D" w:rsidP="00015532">
            <w:pPr>
              <w:jc w:val="left"/>
              <w:rPr>
                <w:b/>
                <w:u w:val="single"/>
              </w:rPr>
            </w:pPr>
            <w:r w:rsidRPr="00AA57AE">
              <w:t>37</w:t>
            </w:r>
            <w:r>
              <w:t> </w:t>
            </w:r>
            <w:r w:rsidRPr="00AA57AE">
              <w:t>800</w:t>
            </w:r>
            <w:r>
              <w:t xml:space="preserve"> $</w:t>
            </w:r>
          </w:p>
        </w:tc>
      </w:tr>
      <w:tr w:rsidR="0057509D" w14:paraId="5F50D8BB" w14:textId="77777777" w:rsidTr="0057509D">
        <w:tc>
          <w:tcPr>
            <w:tcW w:w="3020" w:type="dxa"/>
          </w:tcPr>
          <w:p w14:paraId="75BC7FFD" w14:textId="4B4D32B4" w:rsidR="0057509D" w:rsidRDefault="0057509D" w:rsidP="00015532">
            <w:pPr>
              <w:jc w:val="left"/>
              <w:rPr>
                <w:b/>
                <w:u w:val="single"/>
              </w:rPr>
            </w:pPr>
            <w:proofErr w:type="spellStart"/>
            <w:r>
              <w:t>Linksys</w:t>
            </w:r>
            <w:proofErr w:type="spellEnd"/>
            <w:r>
              <w:t xml:space="preserve"> WRT300N</w:t>
            </w:r>
          </w:p>
        </w:tc>
        <w:tc>
          <w:tcPr>
            <w:tcW w:w="3021" w:type="dxa"/>
          </w:tcPr>
          <w:p w14:paraId="5B86F642" w14:textId="7A56BBFB" w:rsidR="0057509D" w:rsidRDefault="0057509D" w:rsidP="00015532">
            <w:pPr>
              <w:jc w:val="left"/>
              <w:rPr>
                <w:b/>
                <w:u w:val="single"/>
              </w:rPr>
            </w:pPr>
            <w:r>
              <w:t>3db</w:t>
            </w:r>
          </w:p>
        </w:tc>
        <w:tc>
          <w:tcPr>
            <w:tcW w:w="3021" w:type="dxa"/>
          </w:tcPr>
          <w:p w14:paraId="63A22ACD" w14:textId="564C4BD9" w:rsidR="0057509D" w:rsidRDefault="0057509D" w:rsidP="00015532">
            <w:pPr>
              <w:jc w:val="left"/>
              <w:rPr>
                <w:b/>
                <w:u w:val="single"/>
              </w:rPr>
            </w:pPr>
            <w:r>
              <w:t>120 $</w:t>
            </w:r>
          </w:p>
        </w:tc>
      </w:tr>
      <w:tr w:rsidR="0057509D" w14:paraId="2FCF76C8" w14:textId="77777777" w:rsidTr="0057509D">
        <w:tc>
          <w:tcPr>
            <w:tcW w:w="3020" w:type="dxa"/>
          </w:tcPr>
          <w:p w14:paraId="3B976B1B" w14:textId="08A33196" w:rsidR="0057509D" w:rsidRDefault="0057509D" w:rsidP="00015532">
            <w:pPr>
              <w:jc w:val="left"/>
              <w:rPr>
                <w:b/>
                <w:u w:val="single"/>
              </w:rPr>
            </w:pPr>
            <w:proofErr w:type="spellStart"/>
            <w:r>
              <w:t>Multilayer</w:t>
            </w:r>
            <w:proofErr w:type="spellEnd"/>
            <w:r>
              <w:t xml:space="preserve"> </w:t>
            </w:r>
            <w:proofErr w:type="spellStart"/>
            <w:r>
              <w:t>switch</w:t>
            </w:r>
            <w:proofErr w:type="spellEnd"/>
            <w:r>
              <w:t xml:space="preserve">  3650</w:t>
            </w:r>
          </w:p>
        </w:tc>
        <w:tc>
          <w:tcPr>
            <w:tcW w:w="3021" w:type="dxa"/>
          </w:tcPr>
          <w:p w14:paraId="3AF4B73C" w14:textId="07A657A5" w:rsidR="0057509D" w:rsidRPr="0057509D" w:rsidRDefault="0057509D" w:rsidP="00015532">
            <w:pPr>
              <w:jc w:val="left"/>
              <w:rPr>
                <w:bCs/>
              </w:rPr>
            </w:pPr>
            <w:r w:rsidRPr="0057509D">
              <w:rPr>
                <w:bCs/>
              </w:rPr>
              <w:t>2 db</w:t>
            </w:r>
          </w:p>
        </w:tc>
        <w:tc>
          <w:tcPr>
            <w:tcW w:w="3021" w:type="dxa"/>
          </w:tcPr>
          <w:p w14:paraId="59265D20" w14:textId="1635A096" w:rsidR="0057509D" w:rsidRDefault="0057509D" w:rsidP="00015532">
            <w:pPr>
              <w:jc w:val="left"/>
              <w:rPr>
                <w:b/>
                <w:u w:val="single"/>
              </w:rPr>
            </w:pPr>
            <w:r>
              <w:t>18 572 $</w:t>
            </w:r>
          </w:p>
        </w:tc>
      </w:tr>
      <w:tr w:rsidR="0057509D" w14:paraId="303CC0CF" w14:textId="77777777" w:rsidTr="0057509D">
        <w:tc>
          <w:tcPr>
            <w:tcW w:w="3020" w:type="dxa"/>
          </w:tcPr>
          <w:p w14:paraId="450CAE8C" w14:textId="7CF5BF15" w:rsidR="0057509D" w:rsidRDefault="0057509D" w:rsidP="00015532">
            <w:pPr>
              <w:jc w:val="left"/>
              <w:rPr>
                <w:b/>
                <w:u w:val="single"/>
              </w:rPr>
            </w:pPr>
            <w:r>
              <w:t>Server</w:t>
            </w:r>
          </w:p>
        </w:tc>
        <w:tc>
          <w:tcPr>
            <w:tcW w:w="3021" w:type="dxa"/>
          </w:tcPr>
          <w:p w14:paraId="12910D2D" w14:textId="0AA2BD23" w:rsidR="0057509D" w:rsidRDefault="0057509D" w:rsidP="00015532">
            <w:pPr>
              <w:jc w:val="left"/>
              <w:rPr>
                <w:b/>
                <w:u w:val="single"/>
              </w:rPr>
            </w:pPr>
            <w:r>
              <w:t>3 db</w:t>
            </w:r>
          </w:p>
        </w:tc>
        <w:tc>
          <w:tcPr>
            <w:tcW w:w="3021" w:type="dxa"/>
          </w:tcPr>
          <w:p w14:paraId="61B3226E" w14:textId="29A6341D" w:rsidR="0057509D" w:rsidRDefault="0057509D" w:rsidP="00015532">
            <w:pPr>
              <w:jc w:val="left"/>
              <w:rPr>
                <w:b/>
                <w:u w:val="single"/>
              </w:rPr>
            </w:pPr>
            <w:r>
              <w:t>15 833 $</w:t>
            </w:r>
          </w:p>
        </w:tc>
      </w:tr>
      <w:tr w:rsidR="0057509D" w14:paraId="655A48E5" w14:textId="77777777" w:rsidTr="0057509D">
        <w:tc>
          <w:tcPr>
            <w:tcW w:w="3020" w:type="dxa"/>
          </w:tcPr>
          <w:p w14:paraId="25BD9FCA" w14:textId="66B6200B" w:rsidR="0057509D" w:rsidRDefault="0057509D" w:rsidP="00015532">
            <w:pPr>
              <w:jc w:val="left"/>
              <w:rPr>
                <w:b/>
                <w:u w:val="single"/>
              </w:rPr>
            </w:pPr>
            <w:r>
              <w:t xml:space="preserve">Access </w:t>
            </w:r>
            <w:proofErr w:type="spellStart"/>
            <w:r>
              <w:t>Point</w:t>
            </w:r>
            <w:proofErr w:type="spellEnd"/>
          </w:p>
        </w:tc>
        <w:tc>
          <w:tcPr>
            <w:tcW w:w="3021" w:type="dxa"/>
          </w:tcPr>
          <w:p w14:paraId="76A7D302" w14:textId="5052BDCA" w:rsidR="0057509D" w:rsidRDefault="0057509D" w:rsidP="00015532">
            <w:pPr>
              <w:jc w:val="left"/>
              <w:rPr>
                <w:b/>
                <w:u w:val="single"/>
              </w:rPr>
            </w:pPr>
            <w:r>
              <w:t>1 db</w:t>
            </w:r>
          </w:p>
        </w:tc>
        <w:tc>
          <w:tcPr>
            <w:tcW w:w="3021" w:type="dxa"/>
          </w:tcPr>
          <w:p w14:paraId="1F56F0A2" w14:textId="3AA9E974" w:rsidR="0057509D" w:rsidRDefault="0057509D" w:rsidP="00015532">
            <w:pPr>
              <w:jc w:val="left"/>
              <w:rPr>
                <w:b/>
                <w:u w:val="single"/>
              </w:rPr>
            </w:pPr>
            <w:r>
              <w:t>130 $</w:t>
            </w:r>
          </w:p>
        </w:tc>
      </w:tr>
      <w:tr w:rsidR="0057509D" w14:paraId="0ACFE7D4" w14:textId="77777777" w:rsidTr="0057509D">
        <w:tc>
          <w:tcPr>
            <w:tcW w:w="3020" w:type="dxa"/>
          </w:tcPr>
          <w:p w14:paraId="53AB756C" w14:textId="18AC2E60" w:rsidR="0057509D" w:rsidRPr="0057509D" w:rsidRDefault="0057509D" w:rsidP="00015532">
            <w:pPr>
              <w:jc w:val="left"/>
              <w:rPr>
                <w:bCs/>
              </w:rPr>
            </w:pPr>
            <w:r w:rsidRPr="0057509D">
              <w:rPr>
                <w:bCs/>
              </w:rPr>
              <w:t>Nyomtató</w:t>
            </w:r>
          </w:p>
        </w:tc>
        <w:tc>
          <w:tcPr>
            <w:tcW w:w="3021" w:type="dxa"/>
          </w:tcPr>
          <w:p w14:paraId="73C49037" w14:textId="22E7F5EE" w:rsidR="0057509D" w:rsidRDefault="0057509D" w:rsidP="00015532">
            <w:pPr>
              <w:jc w:val="left"/>
              <w:rPr>
                <w:b/>
                <w:u w:val="single"/>
              </w:rPr>
            </w:pPr>
            <w:r>
              <w:t>4 db</w:t>
            </w:r>
          </w:p>
        </w:tc>
        <w:tc>
          <w:tcPr>
            <w:tcW w:w="3021" w:type="dxa"/>
          </w:tcPr>
          <w:p w14:paraId="56DD81F8" w14:textId="7CF39805" w:rsidR="0057509D" w:rsidRDefault="0057509D" w:rsidP="00015532">
            <w:pPr>
              <w:jc w:val="left"/>
              <w:rPr>
                <w:b/>
                <w:u w:val="single"/>
              </w:rPr>
            </w:pPr>
            <w:r>
              <w:t>1522 $</w:t>
            </w:r>
          </w:p>
        </w:tc>
      </w:tr>
      <w:tr w:rsidR="00CF4F34" w14:paraId="7A5653AB" w14:textId="77777777" w:rsidTr="0057509D">
        <w:tc>
          <w:tcPr>
            <w:tcW w:w="3020" w:type="dxa"/>
          </w:tcPr>
          <w:p w14:paraId="4FB7AFD2" w14:textId="3DCE0BA4" w:rsidR="00CF4F34" w:rsidRPr="0057509D" w:rsidRDefault="00CF4F34" w:rsidP="00015532">
            <w:pPr>
              <w:jc w:val="left"/>
              <w:rPr>
                <w:bCs/>
              </w:rPr>
            </w:pPr>
            <w:r>
              <w:rPr>
                <w:bCs/>
              </w:rPr>
              <w:t>ASA 550</w:t>
            </w:r>
            <w:r w:rsidR="000A2A4A">
              <w:rPr>
                <w:bCs/>
              </w:rPr>
              <w:t>6</w:t>
            </w:r>
            <w:r>
              <w:rPr>
                <w:bCs/>
              </w:rPr>
              <w:t xml:space="preserve"> (tűzfal)</w:t>
            </w:r>
          </w:p>
        </w:tc>
        <w:tc>
          <w:tcPr>
            <w:tcW w:w="3021" w:type="dxa"/>
          </w:tcPr>
          <w:p w14:paraId="54E0EA26" w14:textId="31DAF130" w:rsidR="00CF4F34" w:rsidRDefault="00CF4F34" w:rsidP="00015532">
            <w:pPr>
              <w:jc w:val="left"/>
            </w:pPr>
            <w:r>
              <w:t>1 db</w:t>
            </w:r>
          </w:p>
        </w:tc>
        <w:tc>
          <w:tcPr>
            <w:tcW w:w="3021" w:type="dxa"/>
          </w:tcPr>
          <w:p w14:paraId="53839775" w14:textId="0CD7A20F" w:rsidR="00CF4F34" w:rsidRDefault="000A2A4A" w:rsidP="00015532">
            <w:pPr>
              <w:jc w:val="left"/>
            </w:pPr>
            <w:r>
              <w:t>1261</w:t>
            </w:r>
            <w:r w:rsidR="00CF4F34">
              <w:t xml:space="preserve"> $</w:t>
            </w:r>
          </w:p>
        </w:tc>
      </w:tr>
    </w:tbl>
    <w:p w14:paraId="107DE97D" w14:textId="19E09921" w:rsidR="00D929AD" w:rsidRDefault="001C6ADE" w:rsidP="001C6ADE">
      <w:pPr>
        <w:spacing w:before="360"/>
        <w:jc w:val="left"/>
        <w:rPr>
          <w:b/>
          <w:u w:val="single"/>
        </w:rPr>
        <w:pPrChange w:id="187" w:author="Krisztián Benjamin Szamosi" w:date="2024-05-14T20:54:00Z">
          <w:pPr>
            <w:jc w:val="left"/>
          </w:pPr>
        </w:pPrChange>
      </w:pPr>
      <w:ins w:id="188" w:author="Krisztián Benjamin Szamosi" w:date="2024-05-14T20:54:00Z">
        <w:r>
          <w:rPr>
            <w:b/>
            <w:u w:val="single"/>
          </w:rPr>
          <w:t>1 USD = 360 HUF (középárfolyam)</w:t>
        </w:r>
      </w:ins>
    </w:p>
    <w:p w14:paraId="02922F6B" w14:textId="7A425043" w:rsidR="0057509D" w:rsidRDefault="0057509D" w:rsidP="00015532">
      <w:pPr>
        <w:jc w:val="left"/>
        <w:rPr>
          <w:b/>
          <w:u w:val="single"/>
        </w:rPr>
      </w:pPr>
      <w:r>
        <w:rPr>
          <w:b/>
          <w:u w:val="single"/>
        </w:rPr>
        <w:t>Összköltség az eszközökre</w:t>
      </w:r>
      <w:r w:rsidRPr="000A17D5">
        <w:rPr>
          <w:b/>
          <w:u w:val="single"/>
        </w:rPr>
        <w:t xml:space="preserve">: </w:t>
      </w:r>
      <w:r w:rsidR="000A2A4A" w:rsidRPr="000A2A4A">
        <w:rPr>
          <w:b/>
          <w:u w:val="single"/>
        </w:rPr>
        <w:t>118771</w:t>
      </w:r>
      <w:r w:rsidR="000A2A4A">
        <w:rPr>
          <w:b/>
          <w:u w:val="single"/>
        </w:rPr>
        <w:t xml:space="preserve"> </w:t>
      </w:r>
      <w:r w:rsidRPr="000A17D5">
        <w:rPr>
          <w:b/>
          <w:u w:val="single"/>
        </w:rPr>
        <w:t xml:space="preserve">$ - </w:t>
      </w:r>
      <w:r w:rsidR="000A2A4A" w:rsidRPr="000A2A4A">
        <w:rPr>
          <w:b/>
          <w:u w:val="single"/>
        </w:rPr>
        <w:t>42 757 560</w:t>
      </w:r>
      <w:r w:rsidR="00CF4F34">
        <w:rPr>
          <w:b/>
          <w:u w:val="single"/>
        </w:rPr>
        <w:t xml:space="preserve"> </w:t>
      </w:r>
      <w:r w:rsidRPr="000A17D5">
        <w:rPr>
          <w:b/>
          <w:u w:val="single"/>
        </w:rPr>
        <w:t>HUF</w:t>
      </w:r>
      <w:r>
        <w:rPr>
          <w:b/>
          <w:u w:val="single"/>
        </w:rPr>
        <w:br/>
      </w:r>
      <w:r>
        <w:rPr>
          <w:b/>
          <w:u w:val="single"/>
        </w:rPr>
        <w:br/>
      </w:r>
      <w:r w:rsidRPr="00EC3210">
        <w:rPr>
          <w:bCs/>
        </w:rPr>
        <w:t>Továbbá felmerülő költségek</w:t>
      </w:r>
      <w:r w:rsidR="00EC3210">
        <w:rPr>
          <w:bCs/>
        </w:rPr>
        <w:t>:</w:t>
      </w:r>
      <w:r w:rsidRPr="00EC3210">
        <w:rPr>
          <w:bCs/>
        </w:rPr>
        <w:br/>
        <w:t xml:space="preserve">- </w:t>
      </w:r>
      <w:r w:rsidR="00EC3210">
        <w:rPr>
          <w:bCs/>
        </w:rPr>
        <w:t>Eszközök telephelyekre történő szállítása: Maximum keret 500.000 HUF</w:t>
      </w:r>
      <w:r w:rsidRPr="00EC3210">
        <w:rPr>
          <w:bCs/>
        </w:rPr>
        <w:t xml:space="preserve"> </w:t>
      </w:r>
      <w:r w:rsidRPr="00EC3210">
        <w:rPr>
          <w:bCs/>
        </w:rPr>
        <w:br/>
        <w:t>-</w:t>
      </w:r>
      <w:r w:rsidR="00EC3210" w:rsidRPr="00EC3210">
        <w:rPr>
          <w:bCs/>
        </w:rPr>
        <w:t xml:space="preserve"> </w:t>
      </w:r>
      <w:r w:rsidR="00EC3210">
        <w:rPr>
          <w:bCs/>
        </w:rPr>
        <w:t>Eszközök b</w:t>
      </w:r>
      <w:r w:rsidR="00EC3210" w:rsidRPr="00EC3210">
        <w:rPr>
          <w:bCs/>
        </w:rPr>
        <w:t>eszerelés</w:t>
      </w:r>
      <w:r w:rsidR="00EC3210">
        <w:rPr>
          <w:bCs/>
        </w:rPr>
        <w:t>e</w:t>
      </w:r>
      <w:r w:rsidR="00EC3210" w:rsidRPr="00EC3210">
        <w:rPr>
          <w:bCs/>
        </w:rPr>
        <w:t>, konfigurálás</w:t>
      </w:r>
      <w:r w:rsidR="00103727">
        <w:rPr>
          <w:bCs/>
        </w:rPr>
        <w:t>, munkadíj</w:t>
      </w:r>
      <w:r w:rsidR="00EC3210">
        <w:rPr>
          <w:bCs/>
        </w:rPr>
        <w:t>: Maximum keret: 7.196.400 HUF</w:t>
      </w:r>
      <w:r w:rsidR="00EC3210">
        <w:rPr>
          <w:bCs/>
        </w:rPr>
        <w:br/>
      </w:r>
      <w:r w:rsidR="00EC3210">
        <w:rPr>
          <w:bCs/>
        </w:rPr>
        <w:br/>
      </w:r>
      <w:r w:rsidR="007B2F75">
        <w:rPr>
          <w:b/>
          <w:u w:val="single"/>
        </w:rPr>
        <w:t>A</w:t>
      </w:r>
      <w:r w:rsidR="00EC3210" w:rsidRPr="00EC3210">
        <w:rPr>
          <w:b/>
          <w:u w:val="single"/>
        </w:rPr>
        <w:t xml:space="preserve"> teljes hálózat kialakításának </w:t>
      </w:r>
      <w:r w:rsidR="00CF4F34">
        <w:rPr>
          <w:b/>
          <w:u w:val="single"/>
        </w:rPr>
        <w:t xml:space="preserve">bekerülési értéke: </w:t>
      </w:r>
      <w:r w:rsidR="00EC3210" w:rsidRPr="00EC3210">
        <w:rPr>
          <w:b/>
          <w:u w:val="single"/>
        </w:rPr>
        <w:t xml:space="preserve"> </w:t>
      </w:r>
      <w:r w:rsidR="000A2A4A" w:rsidRPr="000A2A4A">
        <w:rPr>
          <w:b/>
          <w:u w:val="single"/>
        </w:rPr>
        <w:t>50 453</w:t>
      </w:r>
      <w:r w:rsidR="000A2A4A">
        <w:rPr>
          <w:b/>
          <w:u w:val="single"/>
        </w:rPr>
        <w:t> </w:t>
      </w:r>
      <w:r w:rsidR="000A2A4A" w:rsidRPr="000A2A4A">
        <w:rPr>
          <w:b/>
          <w:u w:val="single"/>
        </w:rPr>
        <w:t>960</w:t>
      </w:r>
      <w:r w:rsidR="000A2A4A">
        <w:rPr>
          <w:b/>
          <w:u w:val="single"/>
        </w:rPr>
        <w:t xml:space="preserve"> </w:t>
      </w:r>
      <w:r w:rsidR="00EC3210" w:rsidRPr="00EC3210">
        <w:rPr>
          <w:b/>
          <w:u w:val="single"/>
        </w:rPr>
        <w:t>HUF</w:t>
      </w:r>
    </w:p>
    <w:p w14:paraId="48762A23" w14:textId="783B5575" w:rsidR="007B2F75" w:rsidRDefault="007B2F75" w:rsidP="00015532">
      <w:pPr>
        <w:jc w:val="left"/>
        <w:rPr>
          <w:b/>
          <w:u w:val="single"/>
        </w:rPr>
      </w:pPr>
    </w:p>
    <w:p w14:paraId="58956E16" w14:textId="09BE7D2F" w:rsidR="00173428" w:rsidRDefault="00173428">
      <w:pPr>
        <w:pStyle w:val="Cmsor1"/>
      </w:pPr>
      <w:bookmarkStart w:id="189" w:name="_Toc166538300"/>
      <w:r>
        <w:lastRenderedPageBreak/>
        <w:t xml:space="preserve">Hálózati </w:t>
      </w:r>
      <w:r w:rsidR="00F07B12">
        <w:t xml:space="preserve">fizikai </w:t>
      </w:r>
      <w:r>
        <w:t>struktúr</w:t>
      </w:r>
      <w:r w:rsidR="00F07B12">
        <w:t>ája</w:t>
      </w:r>
      <w:bookmarkEnd w:id="189"/>
    </w:p>
    <w:p w14:paraId="6070B06C" w14:textId="4D5E1E2F" w:rsidR="00173428" w:rsidRDefault="00173428" w:rsidP="00173428">
      <w:r>
        <w:t xml:space="preserve">A vállalati </w:t>
      </w:r>
      <w:r w:rsidRPr="00173428">
        <w:t>hálózatban a kommunikáció létrejöttéhez a forrás és cél állomás összeköttetéséhez meg kell teremtenünk a csatornát, az</w:t>
      </w:r>
      <w:r>
        <w:t>t</w:t>
      </w:r>
      <w:r w:rsidRPr="00173428">
        <w:t xml:space="preserve"> az átviteli közeget, amelyen keresztül az információ biztonságosan továbbítva lesz. </w:t>
      </w:r>
      <w:r>
        <w:t xml:space="preserve">Megvalósításunkban </w:t>
      </w:r>
      <w:r w:rsidRPr="00173428">
        <w:t xml:space="preserve">kétféle típust </w:t>
      </w:r>
      <w:r>
        <w:t xml:space="preserve">alkalmaztunk, </w:t>
      </w:r>
      <w:r w:rsidRPr="00173428">
        <w:t>a fizikai, vagy vezetékes, ill</w:t>
      </w:r>
      <w:r>
        <w:t>etve</w:t>
      </w:r>
      <w:r w:rsidRPr="00173428">
        <w:t xml:space="preserve"> a vezeték nélküli technológi</w:t>
      </w:r>
      <w:r>
        <w:t>át.</w:t>
      </w:r>
    </w:p>
    <w:p w14:paraId="2EB8D6C1" w14:textId="64797623" w:rsidR="00173428" w:rsidRDefault="00173428" w:rsidP="00173428">
      <w:r>
        <w:t>Telephelyeinken az adott létesítés idején legyakrabban alkalmazott technika lelhető fel. Mind csavart érpáras, de régebbi telephelyeken CAT5e az újabbakon már CAT6 típusúakat, változatos gyártóktól.</w:t>
      </w:r>
    </w:p>
    <w:p w14:paraId="22B61487" w14:textId="6D01DCF3" w:rsidR="00173428" w:rsidRDefault="00B45F9A" w:rsidP="00173428">
      <w:r>
        <w:t xml:space="preserve">Távközlési szolgáltatónk jóvoltából a telephelyeinket nagysebességű </w:t>
      </w:r>
      <w:proofErr w:type="spellStart"/>
      <w:r>
        <w:t>béreltvonali</w:t>
      </w:r>
      <w:proofErr w:type="spellEnd"/>
      <w:r>
        <w:t xml:space="preserve"> összeköttetést tudunk használni. </w:t>
      </w:r>
    </w:p>
    <w:p w14:paraId="7B864325" w14:textId="3AE493F8" w:rsidR="00B45F9A" w:rsidRDefault="00B45F9A" w:rsidP="00173428">
      <w:r>
        <w:t xml:space="preserve">Mobil eszközök számára az egyes helyszíneken a felhasználók számára hozzáférési pontokat (Access </w:t>
      </w:r>
      <w:proofErr w:type="spellStart"/>
      <w:r>
        <w:t>Point</w:t>
      </w:r>
      <w:proofErr w:type="spellEnd"/>
      <w:r>
        <w:t>, AP) alakítottunk ki.</w:t>
      </w:r>
    </w:p>
    <w:p w14:paraId="39A0876B" w14:textId="2D26631D" w:rsidR="00F07B12" w:rsidRDefault="00F07B12">
      <w:pPr>
        <w:pStyle w:val="Cmsor1"/>
      </w:pPr>
      <w:bookmarkStart w:id="190" w:name="_Toc166538301"/>
      <w:r>
        <w:lastRenderedPageBreak/>
        <w:t>Hálózati logikai struktúrája</w:t>
      </w:r>
      <w:bookmarkEnd w:id="190"/>
    </w:p>
    <w:p w14:paraId="6E0D5773" w14:textId="399E7EAC" w:rsidR="00F07B12" w:rsidRDefault="00F07B12" w:rsidP="00173428">
      <w:r>
        <w:t>A</w:t>
      </w:r>
      <w:r w:rsidRPr="00F07B12">
        <w:t>z elosztási réteg</w:t>
      </w:r>
      <w:r>
        <w:t xml:space="preserve"> minden telephelyen</w:t>
      </w:r>
      <w:r w:rsidRPr="00F07B12">
        <w:t xml:space="preserve"> több,</w:t>
      </w:r>
      <w:r>
        <w:t xml:space="preserve"> </w:t>
      </w:r>
      <w:r w:rsidRPr="00F07B12">
        <w:t>logikailag különálló részre oszt</w:t>
      </w:r>
      <w:r>
        <w:t xml:space="preserve">ott. Alhálózatokat, </w:t>
      </w:r>
      <w:commentRangeStart w:id="191"/>
      <w:r>
        <w:t>VLAN</w:t>
      </w:r>
      <w:commentRangeEnd w:id="191"/>
      <w:r w:rsidR="003215D0">
        <w:rPr>
          <w:rStyle w:val="Jegyzethivatkozs"/>
        </w:rPr>
        <w:commentReference w:id="191"/>
      </w:r>
      <w:r>
        <w:t>-</w:t>
      </w:r>
      <w:proofErr w:type="spellStart"/>
      <w:r>
        <w:t>okat</w:t>
      </w:r>
      <w:proofErr w:type="spellEnd"/>
      <w:r>
        <w:t xml:space="preserve"> hoztunk létre szegmentált IP címzés alkalmazásával. Ennek több ismert oka van. </w:t>
      </w:r>
    </w:p>
    <w:p w14:paraId="247D0750" w14:textId="77777777" w:rsidR="00F07B12" w:rsidRDefault="00F07B12" w:rsidP="00F07B12">
      <w:pPr>
        <w:pStyle w:val="Listaszerbekezds"/>
        <w:numPr>
          <w:ilvl w:val="0"/>
          <w:numId w:val="11"/>
        </w:numPr>
      </w:pPr>
      <w:r w:rsidRPr="00F07B12">
        <w:t>Fizikai elhelyezkedés</w:t>
      </w:r>
    </w:p>
    <w:p w14:paraId="623B0DC1" w14:textId="76FA192A" w:rsidR="00F07B12" w:rsidRDefault="00F07B12" w:rsidP="00F07B12">
      <w:pPr>
        <w:pStyle w:val="Listaszerbekezds"/>
        <w:numPr>
          <w:ilvl w:val="0"/>
          <w:numId w:val="11"/>
        </w:numPr>
      </w:pPr>
      <w:r w:rsidRPr="00F07B12">
        <w:t>Logikai csoportosítás</w:t>
      </w:r>
    </w:p>
    <w:p w14:paraId="73A458F7" w14:textId="7F3DEBE4" w:rsidR="00F07B12" w:rsidRDefault="00F07B12" w:rsidP="00F07B12">
      <w:pPr>
        <w:pStyle w:val="Listaszerbekezds"/>
        <w:numPr>
          <w:ilvl w:val="0"/>
          <w:numId w:val="11"/>
        </w:numPr>
      </w:pPr>
      <w:r>
        <w:t>Terhelés csökkentése</w:t>
      </w:r>
    </w:p>
    <w:p w14:paraId="45380920" w14:textId="4C43DB26" w:rsidR="00F07B12" w:rsidRDefault="00F07B12" w:rsidP="00F07B12">
      <w:pPr>
        <w:pStyle w:val="Listaszerbekezds"/>
        <w:numPr>
          <w:ilvl w:val="0"/>
          <w:numId w:val="11"/>
        </w:numPr>
      </w:pPr>
      <w:r w:rsidRPr="00F07B12">
        <w:t>Biztonság</w:t>
      </w:r>
    </w:p>
    <w:p w14:paraId="6B0697CA" w14:textId="058F7368" w:rsidR="00F07B12" w:rsidRDefault="00F07B12" w:rsidP="00F07B12">
      <w:pPr>
        <w:pStyle w:val="Listaszerbekezds"/>
        <w:numPr>
          <w:ilvl w:val="0"/>
          <w:numId w:val="11"/>
        </w:numPr>
      </w:pPr>
      <w:r w:rsidRPr="00F07B12">
        <w:t>Szórások hatókörének korlátozása</w:t>
      </w:r>
    </w:p>
    <w:p w14:paraId="6B4B0DB5" w14:textId="77777777" w:rsidR="00F07B12" w:rsidRDefault="00F07B12" w:rsidP="00173428"/>
    <w:p w14:paraId="23C5F573" w14:textId="15DCF450" w:rsidR="00D929AD" w:rsidRDefault="00D929AD">
      <w:pPr>
        <w:pStyle w:val="Cmsor1"/>
      </w:pPr>
      <w:bookmarkStart w:id="192" w:name="_Toc166538302"/>
      <w:r>
        <w:lastRenderedPageBreak/>
        <w:t>Alkalmazott hálózati konfigurációk</w:t>
      </w:r>
      <w:bookmarkEnd w:id="192"/>
    </w:p>
    <w:p w14:paraId="1D1D4CD7" w14:textId="01699752" w:rsidR="00D929AD" w:rsidRDefault="00DE507C">
      <w:pPr>
        <w:pStyle w:val="Cmsor2"/>
        <w:pPrChange w:id="193" w:author="Kis Tibor" w:date="2024-05-14T00:07:00Z">
          <w:pPr>
            <w:pStyle w:val="Cmsor2"/>
            <w:ind w:left="720" w:hanging="360"/>
          </w:pPr>
        </w:pPrChange>
      </w:pPr>
      <w:bookmarkStart w:id="194" w:name="_Toc166538303"/>
      <w:r>
        <w:t>Forgalomirányítás</w:t>
      </w:r>
      <w:bookmarkEnd w:id="194"/>
    </w:p>
    <w:p w14:paraId="1BCAD629" w14:textId="1B49222C" w:rsidR="00DE507C" w:rsidRPr="00D929AD" w:rsidRDefault="00DE507C" w:rsidP="00D929AD">
      <w:r>
        <w:t xml:space="preserve">A telephelyeken illetve azok között a dinamikus forgalomirányítást OSPF területek kialakításával oldottuk meg. </w:t>
      </w:r>
      <w:r w:rsidR="00DC6117">
        <w:t xml:space="preserve">Két területet hoztunk létre. Egy </w:t>
      </w:r>
      <w:proofErr w:type="spellStart"/>
      <w:r w:rsidR="00DC6117">
        <w:t>Area</w:t>
      </w:r>
      <w:proofErr w:type="spellEnd"/>
      <w:r w:rsidR="00DC6117">
        <w:t xml:space="preserve"> 0-t a gerinchálózatnak és egy </w:t>
      </w:r>
      <w:proofErr w:type="spellStart"/>
      <w:r w:rsidR="00DC6117">
        <w:t>Area</w:t>
      </w:r>
      <w:proofErr w:type="spellEnd"/>
      <w:r w:rsidR="00DC6117">
        <w:t xml:space="preserve"> 1-et a telephely belső hálózatára. Egy jellemző kódsor a két routerre:</w:t>
      </w:r>
    </w:p>
    <w:p w14:paraId="5EB45E0A" w14:textId="77777777" w:rsidR="00DC6117" w:rsidRPr="00DC6117" w:rsidRDefault="00DC6117" w:rsidP="00B4664E">
      <w:pPr>
        <w:spacing w:line="240" w:lineRule="auto"/>
        <w:rPr>
          <w:i/>
        </w:rPr>
      </w:pPr>
      <w:r w:rsidRPr="00DC6117">
        <w:rPr>
          <w:i/>
        </w:rPr>
        <w:t>Gyor_R0</w:t>
      </w:r>
    </w:p>
    <w:p w14:paraId="48887B80" w14:textId="77777777" w:rsidR="00DC6117" w:rsidRPr="00FB289C" w:rsidRDefault="00DC6117" w:rsidP="00FB289C">
      <w:pPr>
        <w:pStyle w:val="Terminal"/>
      </w:pPr>
      <w:r w:rsidRPr="00FB289C">
        <w:t xml:space="preserve">router </w:t>
      </w:r>
      <w:proofErr w:type="spellStart"/>
      <w:r w:rsidRPr="00FB289C">
        <w:t>ospf</w:t>
      </w:r>
      <w:proofErr w:type="spellEnd"/>
      <w:r w:rsidRPr="00FB289C">
        <w:t xml:space="preserve"> 1</w:t>
      </w:r>
    </w:p>
    <w:p w14:paraId="36F6BD7C" w14:textId="77777777" w:rsidR="00DC6117" w:rsidRPr="00FB289C" w:rsidRDefault="00DC6117" w:rsidP="00FB289C">
      <w:pPr>
        <w:pStyle w:val="Terminal"/>
      </w:pPr>
      <w:proofErr w:type="spellStart"/>
      <w:r w:rsidRPr="00FB289C">
        <w:t>network</w:t>
      </w:r>
      <w:proofErr w:type="spellEnd"/>
      <w:r w:rsidRPr="00FB289C">
        <w:t xml:space="preserve"> 130.10.10.0 0.0.0.3 </w:t>
      </w:r>
      <w:proofErr w:type="spellStart"/>
      <w:r w:rsidRPr="00FB289C">
        <w:t>area</w:t>
      </w:r>
      <w:proofErr w:type="spellEnd"/>
      <w:r w:rsidRPr="00FB289C">
        <w:t xml:space="preserve"> 0</w:t>
      </w:r>
    </w:p>
    <w:p w14:paraId="32D00BAC" w14:textId="77777777" w:rsidR="00DC6117" w:rsidRPr="00FB289C" w:rsidRDefault="00DC6117" w:rsidP="00FB289C">
      <w:pPr>
        <w:pStyle w:val="Terminal"/>
      </w:pPr>
      <w:proofErr w:type="spellStart"/>
      <w:r w:rsidRPr="00FB289C">
        <w:t>network</w:t>
      </w:r>
      <w:proofErr w:type="spellEnd"/>
      <w:r w:rsidRPr="00FB289C">
        <w:t xml:space="preserve"> 130.10.10.8 0.0.0.3 </w:t>
      </w:r>
      <w:proofErr w:type="spellStart"/>
      <w:r w:rsidRPr="00FB289C">
        <w:t>area</w:t>
      </w:r>
      <w:proofErr w:type="spellEnd"/>
      <w:r w:rsidRPr="00FB289C">
        <w:t xml:space="preserve"> 0</w:t>
      </w:r>
    </w:p>
    <w:p w14:paraId="725CA637" w14:textId="77777777" w:rsidR="00DC6117" w:rsidRPr="00FB289C" w:rsidRDefault="00DC6117" w:rsidP="00FB289C">
      <w:pPr>
        <w:pStyle w:val="Terminal"/>
      </w:pPr>
      <w:proofErr w:type="spellStart"/>
      <w:r w:rsidRPr="00FB289C">
        <w:t>network</w:t>
      </w:r>
      <w:proofErr w:type="spellEnd"/>
      <w:r w:rsidRPr="00FB289C">
        <w:t xml:space="preserve"> 10.10.10.0 0.0.0.3 </w:t>
      </w:r>
      <w:proofErr w:type="spellStart"/>
      <w:r w:rsidRPr="00FB289C">
        <w:t>area</w:t>
      </w:r>
      <w:proofErr w:type="spellEnd"/>
      <w:r w:rsidRPr="00FB289C">
        <w:t xml:space="preserve"> 1</w:t>
      </w:r>
    </w:p>
    <w:p w14:paraId="676178ED" w14:textId="77777777" w:rsidR="00DC6117" w:rsidRPr="00FB289C" w:rsidRDefault="00DC6117" w:rsidP="00FB289C">
      <w:pPr>
        <w:pStyle w:val="Terminal"/>
      </w:pPr>
      <w:proofErr w:type="spellStart"/>
      <w:r w:rsidRPr="00FB289C">
        <w:t>network</w:t>
      </w:r>
      <w:proofErr w:type="spellEnd"/>
      <w:r w:rsidRPr="00FB289C">
        <w:t xml:space="preserve"> 10.10.20.0 0.0.0.3 </w:t>
      </w:r>
      <w:proofErr w:type="spellStart"/>
      <w:r w:rsidRPr="00FB289C">
        <w:t>area</w:t>
      </w:r>
      <w:proofErr w:type="spellEnd"/>
      <w:r w:rsidRPr="00FB289C">
        <w:t xml:space="preserve"> 1</w:t>
      </w:r>
    </w:p>
    <w:p w14:paraId="5350C29E" w14:textId="5C3DBEAC" w:rsidR="00DC6117" w:rsidRPr="00DC6117" w:rsidRDefault="00DC6117" w:rsidP="00B4664E">
      <w:pPr>
        <w:spacing w:line="240" w:lineRule="auto"/>
        <w:rPr>
          <w:i/>
        </w:rPr>
      </w:pPr>
      <w:r w:rsidRPr="00DC6117">
        <w:rPr>
          <w:i/>
        </w:rPr>
        <w:t>Gyor_R1</w:t>
      </w:r>
    </w:p>
    <w:p w14:paraId="5C470030" w14:textId="77777777" w:rsidR="00DC6117" w:rsidRDefault="00DC6117" w:rsidP="00FB289C">
      <w:pPr>
        <w:pStyle w:val="Terminal"/>
      </w:pPr>
      <w:r>
        <w:t xml:space="preserve">router </w:t>
      </w:r>
      <w:proofErr w:type="spellStart"/>
      <w:r>
        <w:t>ospf</w:t>
      </w:r>
      <w:proofErr w:type="spellEnd"/>
      <w:r>
        <w:t xml:space="preserve"> 1</w:t>
      </w:r>
    </w:p>
    <w:p w14:paraId="2ADF14A5" w14:textId="77777777" w:rsidR="00DC6117" w:rsidRDefault="00DC6117" w:rsidP="00FB289C">
      <w:pPr>
        <w:pStyle w:val="Terminal"/>
      </w:pPr>
      <w:proofErr w:type="spellStart"/>
      <w:r>
        <w:t>network</w:t>
      </w:r>
      <w:proofErr w:type="spellEnd"/>
      <w:r>
        <w:t xml:space="preserve"> 192.168.1.0 0.0.0.31 </w:t>
      </w:r>
      <w:proofErr w:type="spellStart"/>
      <w:r>
        <w:t>area</w:t>
      </w:r>
      <w:proofErr w:type="spellEnd"/>
      <w:r>
        <w:t xml:space="preserve"> 1</w:t>
      </w:r>
    </w:p>
    <w:p w14:paraId="4B27C44C" w14:textId="77777777" w:rsidR="00DC6117" w:rsidRDefault="00DC6117" w:rsidP="00FB289C">
      <w:pPr>
        <w:pStyle w:val="Terminal"/>
      </w:pPr>
      <w:proofErr w:type="spellStart"/>
      <w:r>
        <w:t>network</w:t>
      </w:r>
      <w:proofErr w:type="spellEnd"/>
      <w:r>
        <w:t xml:space="preserve"> 192.168.1.32 0.0.0.31 </w:t>
      </w:r>
      <w:proofErr w:type="spellStart"/>
      <w:r>
        <w:t>area</w:t>
      </w:r>
      <w:proofErr w:type="spellEnd"/>
      <w:r>
        <w:t xml:space="preserve"> 1</w:t>
      </w:r>
    </w:p>
    <w:p w14:paraId="4FA286F4" w14:textId="77777777" w:rsidR="00DC6117" w:rsidRDefault="00DC6117" w:rsidP="00FB289C">
      <w:pPr>
        <w:pStyle w:val="Terminal"/>
      </w:pPr>
      <w:proofErr w:type="spellStart"/>
      <w:r>
        <w:t>network</w:t>
      </w:r>
      <w:proofErr w:type="spellEnd"/>
      <w:r>
        <w:t xml:space="preserve"> 192.168.1.64 0.0.0.7 </w:t>
      </w:r>
      <w:proofErr w:type="spellStart"/>
      <w:r>
        <w:t>area</w:t>
      </w:r>
      <w:proofErr w:type="spellEnd"/>
      <w:r>
        <w:t xml:space="preserve"> 1</w:t>
      </w:r>
    </w:p>
    <w:p w14:paraId="29201556" w14:textId="77777777" w:rsidR="00DC6117" w:rsidRDefault="00DC6117" w:rsidP="00FB289C">
      <w:pPr>
        <w:pStyle w:val="Terminal"/>
      </w:pPr>
      <w:proofErr w:type="spellStart"/>
      <w:r>
        <w:t>network</w:t>
      </w:r>
      <w:proofErr w:type="spellEnd"/>
      <w:r>
        <w:t xml:space="preserve"> 192.168.1.72 0.0.0.7 </w:t>
      </w:r>
      <w:proofErr w:type="spellStart"/>
      <w:r>
        <w:t>area</w:t>
      </w:r>
      <w:proofErr w:type="spellEnd"/>
      <w:r>
        <w:t xml:space="preserve"> 1</w:t>
      </w:r>
    </w:p>
    <w:p w14:paraId="4EDF3DC9" w14:textId="77777777" w:rsidR="00DC6117" w:rsidRDefault="00DC6117" w:rsidP="00FB289C">
      <w:pPr>
        <w:pStyle w:val="Terminal"/>
      </w:pPr>
      <w:proofErr w:type="spellStart"/>
      <w:r>
        <w:t>network</w:t>
      </w:r>
      <w:proofErr w:type="spellEnd"/>
      <w:r>
        <w:t xml:space="preserve"> 192.168.1.80 0.0.0.7 </w:t>
      </w:r>
      <w:proofErr w:type="spellStart"/>
      <w:r>
        <w:t>area</w:t>
      </w:r>
      <w:proofErr w:type="spellEnd"/>
      <w:r>
        <w:t xml:space="preserve"> 1</w:t>
      </w:r>
    </w:p>
    <w:p w14:paraId="4717DEBD" w14:textId="6552350A" w:rsidR="005D1931" w:rsidRDefault="00DC6117" w:rsidP="00FB289C">
      <w:pPr>
        <w:pStyle w:val="Terminal"/>
      </w:pPr>
      <w:proofErr w:type="spellStart"/>
      <w:r>
        <w:t>network</w:t>
      </w:r>
      <w:proofErr w:type="spellEnd"/>
      <w:r>
        <w:t xml:space="preserve"> 10.10.10.0 0.0.0.3 </w:t>
      </w:r>
      <w:proofErr w:type="spellStart"/>
      <w:r>
        <w:t>area</w:t>
      </w:r>
      <w:proofErr w:type="spellEnd"/>
      <w:r>
        <w:t xml:space="preserve"> 1</w:t>
      </w:r>
    </w:p>
    <w:p w14:paraId="2BEE99AC" w14:textId="7B8A1819" w:rsidR="00DE507C" w:rsidRDefault="00DE507C" w:rsidP="005D1931"/>
    <w:p w14:paraId="7BCB7542" w14:textId="2F83694F" w:rsidR="00DE507C" w:rsidRDefault="00B4664E">
      <w:pPr>
        <w:pStyle w:val="Cmsor2"/>
        <w:pPrChange w:id="195" w:author="Kis Tibor" w:date="2024-05-14T00:07:00Z">
          <w:pPr>
            <w:pStyle w:val="Cmsor2"/>
            <w:ind w:left="720" w:hanging="360"/>
          </w:pPr>
        </w:pPrChange>
      </w:pPr>
      <w:bookmarkStart w:id="196" w:name="_Toc166538304"/>
      <w:r>
        <w:t>IP címek kiosztása</w:t>
      </w:r>
      <w:bookmarkEnd w:id="196"/>
    </w:p>
    <w:p w14:paraId="2F5EC339" w14:textId="73651FD8" w:rsidR="00DE507C" w:rsidRDefault="00B4664E" w:rsidP="005D1931">
      <w:r>
        <w:t>A teljes hálózaton alkalmaztunk Szerver PC általi, forgalomirányító általi és statikusan beállított IP cím kiosztást. Így történt mind az IPv4 mind az IPv6 címekre.</w:t>
      </w:r>
      <w:r w:rsidR="00FB289C">
        <w:t xml:space="preserve"> Egy jellemző routeren kiadott parancssorozat az </w:t>
      </w:r>
      <w:commentRangeStart w:id="197"/>
      <w:r w:rsidR="00FB289C">
        <w:t>IPv4</w:t>
      </w:r>
      <w:commentRangeEnd w:id="197"/>
      <w:r w:rsidR="003215D0">
        <w:rPr>
          <w:rStyle w:val="Jegyzethivatkozs"/>
        </w:rPr>
        <w:commentReference w:id="197"/>
      </w:r>
      <w:r w:rsidR="00FB289C">
        <w:t xml:space="preserve"> címkiosztásra:</w:t>
      </w:r>
    </w:p>
    <w:p w14:paraId="16F41E14" w14:textId="77777777" w:rsidR="00FB289C" w:rsidRPr="00DC6117" w:rsidRDefault="00FB289C" w:rsidP="00FB289C">
      <w:pPr>
        <w:spacing w:line="240" w:lineRule="auto"/>
        <w:rPr>
          <w:i/>
        </w:rPr>
      </w:pPr>
      <w:r w:rsidRPr="00DC6117">
        <w:rPr>
          <w:i/>
        </w:rPr>
        <w:t>Gyor_R1</w:t>
      </w:r>
    </w:p>
    <w:p w14:paraId="0D77E00E" w14:textId="77777777" w:rsidR="00FB289C" w:rsidRPr="00FB289C" w:rsidRDefault="00FB289C" w:rsidP="00FB289C">
      <w:pPr>
        <w:pStyle w:val="Terminal"/>
      </w:pPr>
      <w:proofErr w:type="spellStart"/>
      <w:r w:rsidRPr="00FB289C">
        <w:t>ip</w:t>
      </w:r>
      <w:proofErr w:type="spellEnd"/>
      <w:r w:rsidRPr="00FB289C">
        <w:t xml:space="preserve"> </w:t>
      </w:r>
      <w:proofErr w:type="spellStart"/>
      <w:r w:rsidRPr="00FB289C">
        <w:t>dhcp</w:t>
      </w:r>
      <w:proofErr w:type="spellEnd"/>
      <w:r w:rsidRPr="00FB289C">
        <w:t xml:space="preserve"> </w:t>
      </w:r>
      <w:proofErr w:type="spellStart"/>
      <w:r w:rsidRPr="00FB289C">
        <w:t>pool</w:t>
      </w:r>
      <w:proofErr w:type="spellEnd"/>
      <w:r w:rsidRPr="00FB289C">
        <w:t xml:space="preserve"> poolvlan10</w:t>
      </w:r>
    </w:p>
    <w:p w14:paraId="4ADB2D16" w14:textId="77777777" w:rsidR="00FB289C" w:rsidRPr="00FB289C" w:rsidRDefault="00FB289C" w:rsidP="00FB289C">
      <w:pPr>
        <w:pStyle w:val="Terminal"/>
      </w:pPr>
      <w:proofErr w:type="spellStart"/>
      <w:r w:rsidRPr="00FB289C">
        <w:t>network</w:t>
      </w:r>
      <w:proofErr w:type="spellEnd"/>
      <w:r w:rsidRPr="00FB289C">
        <w:t xml:space="preserve"> 192.168.1.0 255.255.255.224</w:t>
      </w:r>
    </w:p>
    <w:p w14:paraId="555D8114" w14:textId="77777777" w:rsidR="00FB289C" w:rsidRPr="00FB289C" w:rsidRDefault="00FB289C" w:rsidP="00FB289C">
      <w:pPr>
        <w:pStyle w:val="Terminal"/>
      </w:pPr>
      <w:proofErr w:type="spellStart"/>
      <w:r w:rsidRPr="00FB289C">
        <w:t>default</w:t>
      </w:r>
      <w:proofErr w:type="spellEnd"/>
      <w:r w:rsidRPr="00FB289C">
        <w:t>-router 192.168.1.1</w:t>
      </w:r>
    </w:p>
    <w:p w14:paraId="7F2DBF2B" w14:textId="77777777" w:rsidR="00FB289C" w:rsidRPr="00FB289C" w:rsidRDefault="00FB289C" w:rsidP="00FB289C">
      <w:pPr>
        <w:pStyle w:val="Terminal"/>
      </w:pPr>
      <w:proofErr w:type="spellStart"/>
      <w:r w:rsidRPr="00FB289C">
        <w:t>dns</w:t>
      </w:r>
      <w:proofErr w:type="spellEnd"/>
      <w:r w:rsidRPr="00FB289C">
        <w:t>-server 192.168.1.75</w:t>
      </w:r>
    </w:p>
    <w:p w14:paraId="190BCBD6" w14:textId="77777777" w:rsidR="00FB289C" w:rsidRPr="00FB289C" w:rsidRDefault="00FB289C" w:rsidP="00FB289C">
      <w:pPr>
        <w:pStyle w:val="Terminal"/>
      </w:pPr>
      <w:proofErr w:type="spellStart"/>
      <w:r w:rsidRPr="00FB289C">
        <w:t>domain-name</w:t>
      </w:r>
      <w:proofErr w:type="spellEnd"/>
      <w:r w:rsidRPr="00FB289C">
        <w:t xml:space="preserve"> </w:t>
      </w:r>
      <w:proofErr w:type="spellStart"/>
      <w:r w:rsidRPr="00FB289C">
        <w:t>butor.loc</w:t>
      </w:r>
      <w:proofErr w:type="spellEnd"/>
    </w:p>
    <w:p w14:paraId="749783EA" w14:textId="7C107B84" w:rsidR="00FB289C" w:rsidRPr="00FB289C" w:rsidRDefault="00FB289C" w:rsidP="00FB289C">
      <w:pPr>
        <w:pStyle w:val="Terminal"/>
      </w:pPr>
      <w:proofErr w:type="spellStart"/>
      <w:r w:rsidRPr="00FB289C">
        <w:t>ex</w:t>
      </w:r>
      <w:r>
        <w:t>it</w:t>
      </w:r>
      <w:proofErr w:type="spellEnd"/>
    </w:p>
    <w:p w14:paraId="66318927" w14:textId="73ACAA88" w:rsidR="00FB289C" w:rsidRDefault="00FB289C" w:rsidP="00FB289C">
      <w:pPr>
        <w:pStyle w:val="Terminal"/>
      </w:pPr>
      <w:proofErr w:type="spellStart"/>
      <w:r w:rsidRPr="00FB289C">
        <w:t>ip</w:t>
      </w:r>
      <w:proofErr w:type="spellEnd"/>
      <w:r w:rsidRPr="00FB289C">
        <w:t xml:space="preserve"> </w:t>
      </w:r>
      <w:proofErr w:type="spellStart"/>
      <w:r w:rsidRPr="00FB289C">
        <w:t>dhcp</w:t>
      </w:r>
      <w:proofErr w:type="spellEnd"/>
      <w:r w:rsidRPr="00FB289C">
        <w:t xml:space="preserve"> </w:t>
      </w:r>
      <w:proofErr w:type="spellStart"/>
      <w:r w:rsidRPr="00FB289C">
        <w:t>excluded-address</w:t>
      </w:r>
      <w:proofErr w:type="spellEnd"/>
      <w:r w:rsidRPr="00FB289C">
        <w:t xml:space="preserve"> 192.168.1.1 192.168.1.3</w:t>
      </w:r>
    </w:p>
    <w:p w14:paraId="0008D95A" w14:textId="690B1069" w:rsidR="00FB289C" w:rsidRDefault="00FB289C" w:rsidP="005D1931">
      <w:r>
        <w:t>Ugyanezen az eszközön az IPv6 címek terjesztésének bekapcsolása:</w:t>
      </w:r>
    </w:p>
    <w:p w14:paraId="48D969CB" w14:textId="77777777" w:rsidR="00FB289C" w:rsidRDefault="00FB289C" w:rsidP="00FB289C">
      <w:pPr>
        <w:pStyle w:val="Terminal"/>
      </w:pPr>
      <w:r>
        <w:t xml:space="preserve">ipv6 </w:t>
      </w:r>
      <w:proofErr w:type="spellStart"/>
      <w:r>
        <w:t>unicast-routing</w:t>
      </w:r>
      <w:proofErr w:type="spellEnd"/>
    </w:p>
    <w:p w14:paraId="57BC66EA" w14:textId="77777777" w:rsidR="00FB289C" w:rsidRDefault="00FB289C" w:rsidP="00FB289C">
      <w:pPr>
        <w:pStyle w:val="Terminal"/>
      </w:pPr>
      <w:r>
        <w:t xml:space="preserve">ipv6 </w:t>
      </w:r>
      <w:proofErr w:type="spellStart"/>
      <w:r>
        <w:t>dhcp</w:t>
      </w:r>
      <w:proofErr w:type="spellEnd"/>
      <w:r>
        <w:t xml:space="preserve"> </w:t>
      </w:r>
      <w:proofErr w:type="spellStart"/>
      <w:r>
        <w:t>pool</w:t>
      </w:r>
      <w:proofErr w:type="spellEnd"/>
      <w:r>
        <w:t xml:space="preserve"> GYOR_A_v6</w:t>
      </w:r>
    </w:p>
    <w:p w14:paraId="71C4F480" w14:textId="77777777" w:rsidR="00FB289C" w:rsidRDefault="00FB289C" w:rsidP="00FB289C">
      <w:pPr>
        <w:pStyle w:val="Terminal"/>
      </w:pPr>
      <w:proofErr w:type="spellStart"/>
      <w:r>
        <w:t>address</w:t>
      </w:r>
      <w:proofErr w:type="spellEnd"/>
      <w:r>
        <w:t xml:space="preserve"> prefix 2001:DB8:CAFE:10::/64</w:t>
      </w:r>
    </w:p>
    <w:p w14:paraId="2BE4B602" w14:textId="77777777" w:rsidR="00FB289C" w:rsidRDefault="00FB289C" w:rsidP="00FB289C">
      <w:pPr>
        <w:pStyle w:val="Terminal"/>
      </w:pPr>
      <w:proofErr w:type="spellStart"/>
      <w:r>
        <w:t>dns</w:t>
      </w:r>
      <w:proofErr w:type="spellEnd"/>
      <w:r>
        <w:t>-server 2001:DB8:CAFE:40::B</w:t>
      </w:r>
    </w:p>
    <w:p w14:paraId="00272699" w14:textId="77777777" w:rsidR="00FB289C" w:rsidRDefault="00FB289C" w:rsidP="00FB289C">
      <w:pPr>
        <w:pStyle w:val="Terminal"/>
      </w:pPr>
      <w:proofErr w:type="spellStart"/>
      <w:r>
        <w:t>domain-name</w:t>
      </w:r>
      <w:proofErr w:type="spellEnd"/>
      <w:r>
        <w:t xml:space="preserve"> </w:t>
      </w:r>
      <w:proofErr w:type="spellStart"/>
      <w:r>
        <w:t>butor.loc</w:t>
      </w:r>
      <w:proofErr w:type="spellEnd"/>
    </w:p>
    <w:p w14:paraId="6ECFC3C1" w14:textId="269E3FDF" w:rsidR="00FB289C" w:rsidRDefault="00FB289C" w:rsidP="00FB289C">
      <w:pPr>
        <w:pStyle w:val="Terminal"/>
      </w:pPr>
      <w:proofErr w:type="spellStart"/>
      <w:r>
        <w:lastRenderedPageBreak/>
        <w:t>exit</w:t>
      </w:r>
      <w:proofErr w:type="spellEnd"/>
    </w:p>
    <w:p w14:paraId="3395B947" w14:textId="3105D2EF" w:rsidR="00FB289C" w:rsidRDefault="00FB289C" w:rsidP="00FB289C">
      <w:pPr>
        <w:pStyle w:val="Terminal"/>
      </w:pPr>
      <w:proofErr w:type="spellStart"/>
      <w:r>
        <w:t>intetface</w:t>
      </w:r>
      <w:proofErr w:type="spellEnd"/>
      <w:r>
        <w:t xml:space="preserve"> g0/1.10</w:t>
      </w:r>
    </w:p>
    <w:p w14:paraId="11F19D81" w14:textId="77777777" w:rsidR="00FB289C" w:rsidRDefault="00FB289C" w:rsidP="00FB289C">
      <w:pPr>
        <w:pStyle w:val="Terminal"/>
      </w:pPr>
      <w:r>
        <w:t xml:space="preserve">ipv6 </w:t>
      </w:r>
      <w:proofErr w:type="spellStart"/>
      <w:r>
        <w:t>address</w:t>
      </w:r>
      <w:proofErr w:type="spellEnd"/>
      <w:r>
        <w:t xml:space="preserve"> 2001:DB8:CAFE:10::1/64</w:t>
      </w:r>
    </w:p>
    <w:p w14:paraId="7D3426FD" w14:textId="77777777" w:rsidR="00FB289C" w:rsidRDefault="00FB289C" w:rsidP="00FB289C">
      <w:pPr>
        <w:pStyle w:val="Terminal"/>
      </w:pPr>
      <w:r>
        <w:t xml:space="preserve">ipv6 </w:t>
      </w:r>
      <w:proofErr w:type="spellStart"/>
      <w:r>
        <w:t>address</w:t>
      </w:r>
      <w:proofErr w:type="spellEnd"/>
      <w:r>
        <w:t xml:space="preserve"> fe80::10 link-local</w:t>
      </w:r>
    </w:p>
    <w:p w14:paraId="54C8C2E7" w14:textId="77777777" w:rsidR="00FB289C" w:rsidRDefault="00FB289C" w:rsidP="00FB289C">
      <w:pPr>
        <w:pStyle w:val="Terminal"/>
      </w:pPr>
      <w:r>
        <w:t xml:space="preserve">ipv6 </w:t>
      </w:r>
      <w:proofErr w:type="spellStart"/>
      <w:r>
        <w:t>dhcp</w:t>
      </w:r>
      <w:proofErr w:type="spellEnd"/>
      <w:r>
        <w:t xml:space="preserve"> server GYOR_A_v6</w:t>
      </w:r>
    </w:p>
    <w:p w14:paraId="34E9EFA9" w14:textId="18EC6286" w:rsidR="00FB289C" w:rsidRDefault="00FB289C" w:rsidP="00FB289C">
      <w:pPr>
        <w:pStyle w:val="Terminal"/>
      </w:pPr>
      <w:r>
        <w:t xml:space="preserve">ipv6 </w:t>
      </w:r>
      <w:proofErr w:type="spellStart"/>
      <w:r>
        <w:t>nd</w:t>
      </w:r>
      <w:proofErr w:type="spellEnd"/>
      <w:r>
        <w:t xml:space="preserve"> </w:t>
      </w:r>
      <w:proofErr w:type="spellStart"/>
      <w:r>
        <w:t>managed-config-flag</w:t>
      </w:r>
      <w:proofErr w:type="spellEnd"/>
    </w:p>
    <w:p w14:paraId="3DB616F8" w14:textId="1AA7B1EF" w:rsidR="009466EA" w:rsidRPr="00724515" w:rsidRDefault="009466EA">
      <w:pPr>
        <w:pStyle w:val="Cmsor1"/>
        <w:numPr>
          <w:ilvl w:val="0"/>
          <w:numId w:val="16"/>
        </w:numPr>
      </w:pPr>
      <w:r w:rsidRPr="00724515">
        <w:lastRenderedPageBreak/>
        <w:t xml:space="preserve"> </w:t>
      </w:r>
      <w:bookmarkStart w:id="198" w:name="_Toc166538305"/>
      <w:proofErr w:type="spellStart"/>
      <w:r w:rsidRPr="00724515">
        <w:t>Etherchannel</w:t>
      </w:r>
      <w:bookmarkEnd w:id="198"/>
      <w:proofErr w:type="spellEnd"/>
    </w:p>
    <w:p w14:paraId="6D0249BF" w14:textId="122D7F0E" w:rsidR="00902FA5" w:rsidRDefault="00902FA5" w:rsidP="00902FA5">
      <w:r>
        <w:t xml:space="preserve">Az </w:t>
      </w:r>
      <w:proofErr w:type="spellStart"/>
      <w:r>
        <w:t>EtherChannel</w:t>
      </w:r>
      <w:proofErr w:type="spellEnd"/>
      <w:r>
        <w:t xml:space="preserve"> előnyei</w:t>
      </w:r>
    </w:p>
    <w:p w14:paraId="24078777" w14:textId="2745D21C" w:rsidR="00CA2B5C" w:rsidRDefault="001C6ADE" w:rsidP="00902FA5">
      <w:pPr>
        <w:rPr>
          <w:ins w:id="199" w:author="Krisztián Benjamin Szamosi" w:date="2024-05-14T20:56:00Z"/>
        </w:rPr>
      </w:pPr>
      <w:r>
        <w:rPr>
          <w:noProof/>
        </w:rPr>
        <w:drawing>
          <wp:anchor distT="0" distB="0" distL="114300" distR="114300" simplePos="0" relativeHeight="251661312" behindDoc="1" locked="0" layoutInCell="1" allowOverlap="1" wp14:anchorId="256B8AC6" wp14:editId="03DBEDFE">
            <wp:simplePos x="0" y="0"/>
            <wp:positionH relativeFrom="margin">
              <wp:align>left</wp:align>
            </wp:positionH>
            <wp:positionV relativeFrom="paragraph">
              <wp:posOffset>5760720</wp:posOffset>
            </wp:positionV>
            <wp:extent cx="4038600" cy="969531"/>
            <wp:effectExtent l="0" t="0" r="0" b="2540"/>
            <wp:wrapTight wrapText="bothSides">
              <wp:wrapPolygon edited="0">
                <wp:start x="0" y="0"/>
                <wp:lineTo x="0" y="21232"/>
                <wp:lineTo x="21498" y="21232"/>
                <wp:lineTo x="21498"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9695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B5C">
        <w:rPr>
          <w:noProof/>
        </w:rPr>
        <w:drawing>
          <wp:anchor distT="0" distB="0" distL="114300" distR="114300" simplePos="0" relativeHeight="251660288" behindDoc="1" locked="0" layoutInCell="1" allowOverlap="1" wp14:anchorId="16243757" wp14:editId="0D584942">
            <wp:simplePos x="0" y="0"/>
            <wp:positionH relativeFrom="margin">
              <wp:align>left</wp:align>
            </wp:positionH>
            <wp:positionV relativeFrom="paragraph">
              <wp:posOffset>3690620</wp:posOffset>
            </wp:positionV>
            <wp:extent cx="3838575" cy="2188939"/>
            <wp:effectExtent l="0" t="0" r="0" b="1905"/>
            <wp:wrapTight wrapText="bothSides">
              <wp:wrapPolygon edited="0">
                <wp:start x="0" y="0"/>
                <wp:lineTo x="0" y="21431"/>
                <wp:lineTo x="21439" y="21431"/>
                <wp:lineTo x="21439"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2188939"/>
                    </a:xfrm>
                    <a:prstGeom prst="rect">
                      <a:avLst/>
                    </a:prstGeom>
                    <a:noFill/>
                    <a:ln>
                      <a:noFill/>
                    </a:ln>
                  </pic:spPr>
                </pic:pic>
              </a:graphicData>
            </a:graphic>
            <wp14:sizeRelH relativeFrom="margin">
              <wp14:pctWidth>0</wp14:pctWidth>
            </wp14:sizeRelH>
            <wp14:sizeRelV relativeFrom="margin">
              <wp14:pctHeight>0</wp14:pctHeight>
            </wp14:sizeRelV>
          </wp:anchor>
        </w:drawing>
      </w:r>
      <w:ins w:id="200" w:author="Krisztián Benjamin Szamosi" w:date="2024-05-14T20:55:00Z">
        <w:r>
          <w:rPr>
            <w:noProof/>
          </w:rPr>
          <w:t>Az EtherChannel (portcsatorna) interfész számos előnnyel jár. Elsősorban lehetővé teszi a legtöbb konfigurációs feladat egyszerű végrehajtását, mivel nincs szükség a portok egyedi kezelésére. Ezáltal biztosítva van azok következetes beállítása. Az EtherChannel meglévő switchportokat használ, így elkerülhető a gyorsabb és drágább összeköttetés szükségessége a nagyobb sávszélesség eléréséhez. Továbbá az EtherChannel-hez tartozó portok között terheléselosztás valósul meg, ami hardvertől függően egy vagy több terheléselosztási módot is magában foglalhat. Ezek közé tartozik a forrás MAC és cél MAC terheléselosztás, valamint a forrás IP és cél IP terheléselosztás fizikai kapcsolatokon keresztül.Az EtherChannel redundanciát biztosít, mivel a teljes összerendezett köteg egy logikai kapcsolatot alkot. Emellett a csatorna valamely fizikai portjának kiesése nem okoz változást a topológiában, így nem szükséges az STP újraszámítása. Amíg legalább egy fizikai port aktív, az EtherChannel működőképes marad, de a kiesett portok miatt a teljes átbocsátóképesség csökkenhet.</w:t>
        </w:r>
      </w:ins>
      <w:del w:id="201" w:author="Krisztián Benjamin Szamosi" w:date="2024-05-14T20:55:00Z">
        <w:r w:rsidR="00902FA5" w:rsidDel="001C6ADE">
          <w:delText>A legtöbb konfigurációs feladat elvégezhető az EtherChannel (portcsatorna) interfészen, így nincs szükség a portok egyedi kezelésére, ezzel biztosítható azok következetes beállítása.</w:delText>
        </w:r>
        <w:r w:rsidR="00CA2B5C" w:rsidDel="001C6ADE">
          <w:delText xml:space="preserve"> </w:delText>
        </w:r>
        <w:r w:rsidR="00902FA5" w:rsidDel="001C6ADE">
          <w:delText>Az EtherChannel a meglévő switchportokat használja, így nincs szükség gyorsabb és jóval drágább összeköttetésre a nagyobb sávszélesség eléréséhez.</w:delText>
        </w:r>
        <w:r w:rsidR="00CA2B5C" w:rsidDel="001C6ADE">
          <w:delText xml:space="preserve"> </w:delText>
        </w:r>
        <w:r w:rsidR="00902FA5" w:rsidDel="001C6ADE">
          <w:delText>Ugyanahhoz az EtherChannel-hez tartozó portok között terheléselosztás valósul meg. Hardvertől függően egy vagy több terheléselosztási mód is alkalmazható. These methods include source MAC and destination MAC load balancing, or source IP and destination IP load balancing, across the physical links.</w:delText>
        </w:r>
        <w:r w:rsidR="00CA2B5C" w:rsidDel="001C6ADE">
          <w:delText xml:space="preserve"> </w:delText>
        </w:r>
        <w:r w:rsidR="00902FA5" w:rsidDel="001C6ADE">
          <w:delText>Az EtherChannel-be rendezett portcsoport egyetlen logikai kapcsolatként működik. Ha két switch között több EtherChannel köteg is van, akkor az STP blokkolhat közülük néhányat a hurkok kialakulásának elkerülése érdekében. Ha az STP blokkol egy redundáns kapcsolatot, akkor zárolja az egész EtherChannel-t, vagyis letiltja az összes hozzá tartozó portot. Amikor csak egy EtherChannel kapcsolat létezik, akkor az összes benne levő fizikai port aktív marad, mivel az STP csak egy (logikai) kapcsolatot lát.</w:delText>
        </w:r>
        <w:r w:rsidR="00CA2B5C" w:rsidDel="001C6ADE">
          <w:delText xml:space="preserve"> </w:delText>
        </w:r>
        <w:r w:rsidR="00902FA5" w:rsidDel="001C6ADE">
          <w:delText xml:space="preserve">Az EtherChannel redundanciát biztosít, mert a teljes összerendezett köteg egy logikai kapcsolatot alkot. Továbbá a csatorna valamely fizikai portjának kiesése nem okoz változást a topológiában. Ezért nem szükséges az STP újraszámítása. Amíg legalább egy fizikai port jelen van, addig az EtherChannel is működőképes marad, de a kiesett portok </w:delText>
        </w:r>
        <w:commentRangeStart w:id="202"/>
        <w:r w:rsidR="00902FA5" w:rsidDel="001C6ADE">
          <w:delText>miatt</w:delText>
        </w:r>
        <w:commentRangeEnd w:id="202"/>
        <w:r w:rsidR="003215D0" w:rsidDel="001C6ADE">
          <w:rPr>
            <w:rStyle w:val="Jegyzethivatkozs"/>
          </w:rPr>
          <w:commentReference w:id="202"/>
        </w:r>
        <w:r w:rsidR="00902FA5" w:rsidDel="001C6ADE">
          <w:delText xml:space="preserve"> a teljes átbocsátóképesség</w:delText>
        </w:r>
        <w:r w:rsidR="00CA2B5C" w:rsidDel="001C6ADE">
          <w:delText xml:space="preserve"> </w:delText>
        </w:r>
        <w:r w:rsidR="00902FA5" w:rsidDel="001C6ADE">
          <w:delText>lecsökken.</w:delText>
        </w:r>
      </w:del>
      <w:r w:rsidR="00567544">
        <w:br/>
      </w:r>
      <w:r w:rsidR="00567544">
        <w:br/>
        <w:t>T</w:t>
      </w:r>
      <w:r w:rsidR="00567544" w:rsidRPr="00567544">
        <w:t>opológiai kialakítás</w:t>
      </w:r>
      <w:r w:rsidR="00CA2B5C">
        <w:t xml:space="preserve"> a hálózatban (2 féle) :</w:t>
      </w:r>
    </w:p>
    <w:p w14:paraId="3C9A55C9" w14:textId="28ED360B" w:rsidR="001C6ADE" w:rsidRDefault="001C6ADE" w:rsidP="00902FA5">
      <w:pPr>
        <w:rPr>
          <w:ins w:id="203" w:author="Krisztián Benjamin Szamosi" w:date="2024-05-14T20:56:00Z"/>
        </w:rPr>
      </w:pPr>
    </w:p>
    <w:p w14:paraId="2F3F0110" w14:textId="3EA1B2EB" w:rsidR="001C6ADE" w:rsidRDefault="001C6ADE" w:rsidP="00902FA5">
      <w:pPr>
        <w:rPr>
          <w:ins w:id="204" w:author="Krisztián Benjamin Szamosi" w:date="2024-05-14T20:56:00Z"/>
        </w:rPr>
      </w:pPr>
    </w:p>
    <w:p w14:paraId="5C59B6B7" w14:textId="4DCF4790" w:rsidR="001C6ADE" w:rsidRDefault="001C6ADE" w:rsidP="00902FA5">
      <w:pPr>
        <w:rPr>
          <w:ins w:id="205" w:author="Krisztián Benjamin Szamosi" w:date="2024-05-14T20:56:00Z"/>
        </w:rPr>
      </w:pPr>
    </w:p>
    <w:p w14:paraId="23F94597" w14:textId="5152D305" w:rsidR="001C6ADE" w:rsidRDefault="001C6ADE" w:rsidP="00902FA5">
      <w:pPr>
        <w:rPr>
          <w:ins w:id="206" w:author="Krisztián Benjamin Szamosi" w:date="2024-05-14T20:56:00Z"/>
        </w:rPr>
      </w:pPr>
    </w:p>
    <w:p w14:paraId="71764FF0" w14:textId="53C0F4D1" w:rsidR="001C6ADE" w:rsidRDefault="001C6ADE" w:rsidP="00902FA5">
      <w:pPr>
        <w:rPr>
          <w:ins w:id="207" w:author="Krisztián Benjamin Szamosi" w:date="2024-05-14T20:56:00Z"/>
        </w:rPr>
      </w:pPr>
    </w:p>
    <w:p w14:paraId="239B22EA" w14:textId="2EFC5306" w:rsidR="001C6ADE" w:rsidRDefault="001C6ADE" w:rsidP="00902FA5">
      <w:pPr>
        <w:rPr>
          <w:ins w:id="208" w:author="Krisztián Benjamin Szamosi" w:date="2024-05-14T20:56:00Z"/>
        </w:rPr>
      </w:pPr>
    </w:p>
    <w:p w14:paraId="428FCD4C" w14:textId="01533E7E" w:rsidR="001C6ADE" w:rsidRDefault="001C6ADE" w:rsidP="00902FA5">
      <w:pPr>
        <w:rPr>
          <w:ins w:id="209" w:author="Krisztián Benjamin Szamosi" w:date="2024-05-14T20:56:00Z"/>
        </w:rPr>
      </w:pPr>
    </w:p>
    <w:p w14:paraId="46C105DB" w14:textId="2B9AE8DC" w:rsidR="001C6ADE" w:rsidRDefault="001C6ADE" w:rsidP="00902FA5">
      <w:pPr>
        <w:rPr>
          <w:ins w:id="210" w:author="Krisztián Benjamin Szamosi" w:date="2024-05-14T20:56:00Z"/>
        </w:rPr>
      </w:pPr>
    </w:p>
    <w:p w14:paraId="70E41616" w14:textId="79DCB94E" w:rsidR="001C6ADE" w:rsidRDefault="001C6ADE" w:rsidP="00902FA5">
      <w:pPr>
        <w:rPr>
          <w:ins w:id="211" w:author="Krisztián Benjamin Szamosi" w:date="2024-05-14T20:56:00Z"/>
        </w:rPr>
      </w:pPr>
    </w:p>
    <w:p w14:paraId="34ACB210" w14:textId="1E368399" w:rsidR="001C6ADE" w:rsidRDefault="001C6ADE" w:rsidP="001C6ADE">
      <w:pPr>
        <w:rPr>
          <w:ins w:id="212" w:author="Krisztián Benjamin Szamosi" w:date="2024-05-14T20:56:00Z"/>
          <w:noProof/>
        </w:rPr>
      </w:pPr>
      <w:ins w:id="213" w:author="Krisztián Benjamin Szamosi" w:date="2024-05-14T20:56:00Z">
        <w:r>
          <w:rPr>
            <w:noProof/>
          </w:rPr>
          <w:t>Konkrét példa az etherchannel megvalósítására, győri telephelyen:</w:t>
        </w:r>
      </w:ins>
    </w:p>
    <w:p w14:paraId="1C4ADC95" w14:textId="0BB96465" w:rsidR="001C6ADE" w:rsidRPr="009466EA" w:rsidRDefault="001C6ADE" w:rsidP="00902FA5">
      <w:ins w:id="214" w:author="Krisztián Benjamin Szamosi" w:date="2024-05-14T20:57:00Z">
        <w:r>
          <w:rPr>
            <w:noProof/>
          </w:rPr>
          <w:lastRenderedPageBreak/>
          <w:drawing>
            <wp:anchor distT="0" distB="0" distL="114300" distR="114300" simplePos="0" relativeHeight="251668480" behindDoc="1" locked="0" layoutInCell="1" allowOverlap="1" wp14:anchorId="624D2299" wp14:editId="4435325B">
              <wp:simplePos x="0" y="0"/>
              <wp:positionH relativeFrom="column">
                <wp:posOffset>0</wp:posOffset>
              </wp:positionH>
              <wp:positionV relativeFrom="paragraph">
                <wp:posOffset>3136900</wp:posOffset>
              </wp:positionV>
              <wp:extent cx="5476875" cy="4314825"/>
              <wp:effectExtent l="0" t="0" r="9525" b="9525"/>
              <wp:wrapTight wrapText="bothSides">
                <wp:wrapPolygon edited="0">
                  <wp:start x="0" y="0"/>
                  <wp:lineTo x="0" y="21552"/>
                  <wp:lineTo x="21562" y="21552"/>
                  <wp:lineTo x="21562"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4314825"/>
                      </a:xfrm>
                      <a:prstGeom prst="rect">
                        <a:avLst/>
                      </a:prstGeom>
                      <a:noFill/>
                      <a:ln>
                        <a:noFill/>
                      </a:ln>
                    </pic:spPr>
                  </pic:pic>
                </a:graphicData>
              </a:graphic>
            </wp:anchor>
          </w:drawing>
        </w:r>
        <w:r>
          <w:rPr>
            <w:noProof/>
          </w:rPr>
          <w:drawing>
            <wp:anchor distT="0" distB="0" distL="114300" distR="114300" simplePos="0" relativeHeight="251666432" behindDoc="1" locked="0" layoutInCell="1" allowOverlap="1" wp14:anchorId="48FFB0E7" wp14:editId="13B4C210">
              <wp:simplePos x="0" y="0"/>
              <wp:positionH relativeFrom="page">
                <wp:align>right</wp:align>
              </wp:positionH>
              <wp:positionV relativeFrom="paragraph">
                <wp:posOffset>0</wp:posOffset>
              </wp:positionV>
              <wp:extent cx="3698240" cy="2743200"/>
              <wp:effectExtent l="0" t="0" r="0" b="0"/>
              <wp:wrapTight wrapText="bothSides">
                <wp:wrapPolygon edited="0">
                  <wp:start x="0" y="0"/>
                  <wp:lineTo x="0" y="21450"/>
                  <wp:lineTo x="21474" y="21450"/>
                  <wp:lineTo x="21474"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8240" cy="2743200"/>
                      </a:xfrm>
                      <a:prstGeom prst="rect">
                        <a:avLst/>
                      </a:prstGeom>
                      <a:noFill/>
                      <a:ln>
                        <a:noFill/>
                      </a:ln>
                    </pic:spPr>
                  </pic:pic>
                </a:graphicData>
              </a:graphic>
            </wp:anchor>
          </w:drawing>
        </w:r>
      </w:ins>
      <w:ins w:id="215" w:author="Krisztián Benjamin Szamosi" w:date="2024-05-14T20:56:00Z">
        <w:r>
          <w:rPr>
            <w:noProof/>
          </w:rPr>
          <w:drawing>
            <wp:anchor distT="0" distB="0" distL="114300" distR="114300" simplePos="0" relativeHeight="251664384" behindDoc="1" locked="0" layoutInCell="1" allowOverlap="1" wp14:anchorId="1E1193DD" wp14:editId="7018DC13">
              <wp:simplePos x="0" y="0"/>
              <wp:positionH relativeFrom="margin">
                <wp:align>left</wp:align>
              </wp:positionH>
              <wp:positionV relativeFrom="paragraph">
                <wp:posOffset>0</wp:posOffset>
              </wp:positionV>
              <wp:extent cx="3491865" cy="2743200"/>
              <wp:effectExtent l="0" t="0" r="0" b="0"/>
              <wp:wrapThrough wrapText="bothSides">
                <wp:wrapPolygon edited="0">
                  <wp:start x="0" y="0"/>
                  <wp:lineTo x="0" y="21450"/>
                  <wp:lineTo x="21447" y="21450"/>
                  <wp:lineTo x="21447"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1865" cy="2743200"/>
                      </a:xfrm>
                      <a:prstGeom prst="rect">
                        <a:avLst/>
                      </a:prstGeom>
                      <a:noFill/>
                      <a:ln>
                        <a:noFill/>
                      </a:ln>
                    </pic:spPr>
                  </pic:pic>
                </a:graphicData>
              </a:graphic>
              <wp14:sizeRelH relativeFrom="margin">
                <wp14:pctWidth>0</wp14:pctWidth>
              </wp14:sizeRelH>
            </wp:anchor>
          </w:drawing>
        </w:r>
      </w:ins>
    </w:p>
    <w:p w14:paraId="037162FB" w14:textId="291ECAD7" w:rsidR="003215D0" w:rsidRDefault="003215D0">
      <w:pPr>
        <w:pStyle w:val="Cmsor1"/>
      </w:pPr>
      <w:bookmarkStart w:id="216" w:name="_Toc166538306"/>
      <w:r>
        <w:lastRenderedPageBreak/>
        <w:t>VPN</w:t>
      </w:r>
      <w:ins w:id="217" w:author="Gergő Lócska" w:date="2024-05-13T22:33:00Z">
        <w:r w:rsidR="00DC6FAF">
          <w:t xml:space="preserve"> </w:t>
        </w:r>
      </w:ins>
      <w:bookmarkEnd w:id="216"/>
    </w:p>
    <w:p w14:paraId="03B114A0" w14:textId="77777777" w:rsidR="004D169A" w:rsidRPr="00853343" w:rsidRDefault="004D169A" w:rsidP="004D169A">
      <w:pPr>
        <w:ind w:firstLine="360"/>
        <w:rPr>
          <w:ins w:id="218" w:author="Gergő Lócska" w:date="2024-05-14T20:52:00Z"/>
          <w:szCs w:val="24"/>
        </w:rPr>
      </w:pPr>
      <w:ins w:id="219" w:author="Gergő Lócska" w:date="2024-05-14T20:52:00Z">
        <w:r w:rsidRPr="00853343">
          <w:rPr>
            <w:szCs w:val="24"/>
          </w:rPr>
          <w:t>A VPN (</w:t>
        </w:r>
        <w:proofErr w:type="spellStart"/>
        <w:r w:rsidRPr="00853343">
          <w:rPr>
            <w:szCs w:val="24"/>
          </w:rPr>
          <w:t>Virtual</w:t>
        </w:r>
        <w:proofErr w:type="spellEnd"/>
        <w:r w:rsidRPr="00853343">
          <w:rPr>
            <w:szCs w:val="24"/>
          </w:rPr>
          <w:t xml:space="preserve"> </w:t>
        </w:r>
        <w:proofErr w:type="spellStart"/>
        <w:r w:rsidRPr="00853343">
          <w:rPr>
            <w:szCs w:val="24"/>
          </w:rPr>
          <w:t>Private</w:t>
        </w:r>
        <w:proofErr w:type="spellEnd"/>
        <w:r w:rsidRPr="00853343">
          <w:rPr>
            <w:szCs w:val="24"/>
          </w:rPr>
          <w:t xml:space="preserve"> Network) konfigurációja és implementációja alapvető fontosságú a két szervezet belső hálózatai közötti biztonságos kommunikációhoz. A rendszerterv ebben a fejezetben részletesen bemutatja a VPN konfigurációt, kitérve a biztonsági aspektusokra és az előnyökre.</w:t>
        </w:r>
      </w:ins>
    </w:p>
    <w:p w14:paraId="3B70FA38" w14:textId="77777777" w:rsidR="004D169A" w:rsidRPr="00D52D43" w:rsidRDefault="004D169A" w:rsidP="004D169A">
      <w:pPr>
        <w:rPr>
          <w:ins w:id="220" w:author="Gergő Lócska" w:date="2024-05-14T20:52:00Z"/>
          <w:szCs w:val="24"/>
          <w:u w:val="single"/>
        </w:rPr>
      </w:pPr>
      <w:ins w:id="221" w:author="Gergő Lócska" w:date="2024-05-14T20:52:00Z">
        <w:r w:rsidRPr="00D52D43">
          <w:rPr>
            <w:szCs w:val="24"/>
            <w:u w:val="single"/>
          </w:rPr>
          <w:t>Konfiguráció Részletei:</w:t>
        </w:r>
      </w:ins>
    </w:p>
    <w:p w14:paraId="783C03BE" w14:textId="77777777" w:rsidR="004D169A" w:rsidRPr="00853343" w:rsidRDefault="004D169A" w:rsidP="004D169A">
      <w:pPr>
        <w:rPr>
          <w:ins w:id="222" w:author="Gergő Lócska" w:date="2024-05-14T20:52:00Z"/>
          <w:szCs w:val="24"/>
        </w:rPr>
      </w:pPr>
      <w:ins w:id="223" w:author="Gergő Lócska" w:date="2024-05-14T20:52:00Z">
        <w:r w:rsidRPr="00853343">
          <w:rPr>
            <w:szCs w:val="24"/>
          </w:rPr>
          <w:t>A rendszerterv először is részletesen ismerteti a VPN konfigurációjának részleteit mindkét szervezet routerén. A konfiguráció magában foglalja az alábbi lépéseket:</w:t>
        </w:r>
      </w:ins>
    </w:p>
    <w:p w14:paraId="31688237" w14:textId="77777777" w:rsidR="004D169A" w:rsidRPr="00D52D43" w:rsidRDefault="004D169A" w:rsidP="004D169A">
      <w:pPr>
        <w:pStyle w:val="Listaszerbekezds"/>
        <w:numPr>
          <w:ilvl w:val="0"/>
          <w:numId w:val="18"/>
        </w:numPr>
        <w:rPr>
          <w:ins w:id="224" w:author="Gergő Lócska" w:date="2024-05-14T20:52:00Z"/>
          <w:szCs w:val="24"/>
        </w:rPr>
      </w:pPr>
      <w:ins w:id="225" w:author="Gergő Lócska" w:date="2024-05-14T20:52:00Z">
        <w:r w:rsidRPr="00D52D43">
          <w:rPr>
            <w:szCs w:val="24"/>
          </w:rPr>
          <w:t>Access-</w:t>
        </w:r>
        <w:proofErr w:type="spellStart"/>
        <w:r w:rsidRPr="00D52D43">
          <w:rPr>
            <w:szCs w:val="24"/>
          </w:rPr>
          <w:t>listek</w:t>
        </w:r>
        <w:proofErr w:type="spellEnd"/>
        <w:r w:rsidRPr="00D52D43">
          <w:rPr>
            <w:szCs w:val="24"/>
          </w:rPr>
          <w:t xml:space="preserve"> definiálása az engedélyezett IP-címek és portok megadásához.</w:t>
        </w:r>
      </w:ins>
    </w:p>
    <w:p w14:paraId="11584AEE" w14:textId="77777777" w:rsidR="004D169A" w:rsidRPr="00D52D43" w:rsidRDefault="004D169A" w:rsidP="004D169A">
      <w:pPr>
        <w:pStyle w:val="Listaszerbekezds"/>
        <w:numPr>
          <w:ilvl w:val="0"/>
          <w:numId w:val="18"/>
        </w:numPr>
        <w:rPr>
          <w:ins w:id="226" w:author="Gergő Lócska" w:date="2024-05-14T20:52:00Z"/>
          <w:szCs w:val="24"/>
        </w:rPr>
      </w:pPr>
      <w:ins w:id="227" w:author="Gergő Lócska" w:date="2024-05-14T20:52:00Z">
        <w:r w:rsidRPr="00D52D43">
          <w:rPr>
            <w:szCs w:val="24"/>
          </w:rPr>
          <w:t xml:space="preserve">ISAKMP (Internet </w:t>
        </w:r>
        <w:proofErr w:type="spellStart"/>
        <w:r w:rsidRPr="00D52D43">
          <w:rPr>
            <w:szCs w:val="24"/>
          </w:rPr>
          <w:t>Security</w:t>
        </w:r>
        <w:proofErr w:type="spellEnd"/>
        <w:r w:rsidRPr="00D52D43">
          <w:rPr>
            <w:szCs w:val="24"/>
          </w:rPr>
          <w:t xml:space="preserve"> </w:t>
        </w:r>
        <w:proofErr w:type="spellStart"/>
        <w:r w:rsidRPr="00D52D43">
          <w:rPr>
            <w:szCs w:val="24"/>
          </w:rPr>
          <w:t>Association</w:t>
        </w:r>
        <w:proofErr w:type="spellEnd"/>
        <w:r w:rsidRPr="00D52D43">
          <w:rPr>
            <w:szCs w:val="24"/>
          </w:rPr>
          <w:t xml:space="preserve"> and Key Management </w:t>
        </w:r>
        <w:proofErr w:type="spellStart"/>
        <w:r w:rsidRPr="00D52D43">
          <w:rPr>
            <w:szCs w:val="24"/>
          </w:rPr>
          <w:t>Protocol</w:t>
        </w:r>
        <w:proofErr w:type="spellEnd"/>
        <w:r w:rsidRPr="00D52D43">
          <w:rPr>
            <w:szCs w:val="24"/>
          </w:rPr>
          <w:t>) politika beállítása a kulcsszerződés és a titkosítási algoritmusok meghatározásához.</w:t>
        </w:r>
      </w:ins>
    </w:p>
    <w:p w14:paraId="033F42DD" w14:textId="77777777" w:rsidR="004D169A" w:rsidRPr="00D52D43" w:rsidRDefault="004D169A" w:rsidP="004D169A">
      <w:pPr>
        <w:pStyle w:val="Listaszerbekezds"/>
        <w:numPr>
          <w:ilvl w:val="0"/>
          <w:numId w:val="18"/>
        </w:numPr>
        <w:rPr>
          <w:ins w:id="228" w:author="Gergő Lócska" w:date="2024-05-14T20:52:00Z"/>
          <w:szCs w:val="24"/>
        </w:rPr>
      </w:pPr>
      <w:ins w:id="229" w:author="Gergő Lócska" w:date="2024-05-14T20:52:00Z">
        <w:r w:rsidRPr="00D52D43">
          <w:rPr>
            <w:szCs w:val="24"/>
          </w:rPr>
          <w:t xml:space="preserve">Az ISAKMP kulcsok és az </w:t>
        </w:r>
        <w:proofErr w:type="spellStart"/>
        <w:r w:rsidRPr="00D52D43">
          <w:rPr>
            <w:szCs w:val="24"/>
          </w:rPr>
          <w:t>IPsec</w:t>
        </w:r>
        <w:proofErr w:type="spellEnd"/>
        <w:r w:rsidRPr="00D52D43">
          <w:rPr>
            <w:szCs w:val="24"/>
          </w:rPr>
          <w:t xml:space="preserve"> </w:t>
        </w:r>
        <w:proofErr w:type="spellStart"/>
        <w:r w:rsidRPr="00D52D43">
          <w:rPr>
            <w:szCs w:val="24"/>
          </w:rPr>
          <w:t>transformációs</w:t>
        </w:r>
        <w:proofErr w:type="spellEnd"/>
        <w:r w:rsidRPr="00D52D43">
          <w:rPr>
            <w:szCs w:val="24"/>
          </w:rPr>
          <w:t xml:space="preserve"> készletek konfigurálása az </w:t>
        </w:r>
        <w:proofErr w:type="spellStart"/>
        <w:r w:rsidRPr="00D52D43">
          <w:rPr>
            <w:szCs w:val="24"/>
          </w:rPr>
          <w:t>autentikáció</w:t>
        </w:r>
        <w:proofErr w:type="spellEnd"/>
        <w:r w:rsidRPr="00D52D43">
          <w:rPr>
            <w:szCs w:val="24"/>
          </w:rPr>
          <w:t xml:space="preserve"> és a titkosítás számára.</w:t>
        </w:r>
      </w:ins>
    </w:p>
    <w:p w14:paraId="2CF4C6D1" w14:textId="77777777" w:rsidR="004D169A" w:rsidRPr="00D52D43" w:rsidRDefault="004D169A" w:rsidP="004D169A">
      <w:pPr>
        <w:pStyle w:val="Listaszerbekezds"/>
        <w:numPr>
          <w:ilvl w:val="0"/>
          <w:numId w:val="19"/>
        </w:numPr>
        <w:rPr>
          <w:ins w:id="230" w:author="Gergő Lócska" w:date="2024-05-14T20:52:00Z"/>
          <w:szCs w:val="24"/>
        </w:rPr>
      </w:pPr>
      <w:ins w:id="231" w:author="Gergő Lócska" w:date="2024-05-14T20:52:00Z">
        <w:r w:rsidRPr="00D52D43">
          <w:rPr>
            <w:szCs w:val="24"/>
          </w:rPr>
          <w:t xml:space="preserve">A kriptográfiai térképek beállítása az </w:t>
        </w:r>
        <w:proofErr w:type="spellStart"/>
        <w:r w:rsidRPr="00D52D43">
          <w:rPr>
            <w:szCs w:val="24"/>
          </w:rPr>
          <w:t>IPsec</w:t>
        </w:r>
        <w:proofErr w:type="spellEnd"/>
        <w:r w:rsidRPr="00D52D43">
          <w:rPr>
            <w:szCs w:val="24"/>
          </w:rPr>
          <w:t xml:space="preserve"> és ISAKMP konfigurációkhoz.</w:t>
        </w:r>
      </w:ins>
    </w:p>
    <w:p w14:paraId="457C120D" w14:textId="77777777" w:rsidR="004D169A" w:rsidRPr="00853343" w:rsidRDefault="004D169A" w:rsidP="004D169A">
      <w:pPr>
        <w:rPr>
          <w:ins w:id="232" w:author="Gergő Lócska" w:date="2024-05-14T20:52:00Z"/>
          <w:szCs w:val="24"/>
        </w:rPr>
      </w:pPr>
    </w:p>
    <w:p w14:paraId="43CD4A33" w14:textId="77777777" w:rsidR="004D169A" w:rsidRPr="00D52D43" w:rsidRDefault="004D169A" w:rsidP="004D169A">
      <w:pPr>
        <w:rPr>
          <w:ins w:id="233" w:author="Gergő Lócska" w:date="2024-05-14T20:52:00Z"/>
          <w:szCs w:val="24"/>
          <w:u w:val="single"/>
        </w:rPr>
      </w:pPr>
      <w:ins w:id="234" w:author="Gergő Lócska" w:date="2024-05-14T20:52:00Z">
        <w:r w:rsidRPr="00D52D43">
          <w:rPr>
            <w:szCs w:val="24"/>
            <w:u w:val="single"/>
          </w:rPr>
          <w:t>Biztonsági Aspektusok:</w:t>
        </w:r>
      </w:ins>
    </w:p>
    <w:p w14:paraId="35A45953" w14:textId="77777777" w:rsidR="004D169A" w:rsidRPr="00853343" w:rsidRDefault="004D169A" w:rsidP="004D169A">
      <w:pPr>
        <w:rPr>
          <w:ins w:id="235" w:author="Gergő Lócska" w:date="2024-05-14T20:52:00Z"/>
          <w:szCs w:val="24"/>
        </w:rPr>
      </w:pPr>
    </w:p>
    <w:p w14:paraId="7D0393F9" w14:textId="77777777" w:rsidR="004D169A" w:rsidRPr="00853343" w:rsidRDefault="004D169A" w:rsidP="004D169A">
      <w:pPr>
        <w:rPr>
          <w:ins w:id="236" w:author="Gergő Lócska" w:date="2024-05-14T20:52:00Z"/>
          <w:szCs w:val="24"/>
        </w:rPr>
      </w:pPr>
      <w:ins w:id="237" w:author="Gergő Lócska" w:date="2024-05-14T20:52:00Z">
        <w:r w:rsidRPr="00853343">
          <w:rPr>
            <w:szCs w:val="24"/>
          </w:rPr>
          <w:t>A rendszerterv kiemelten foglalkozik a VPN konfiguráció biztonsági részleteivel. Ezek a következők:</w:t>
        </w:r>
      </w:ins>
    </w:p>
    <w:p w14:paraId="0D50BAF6" w14:textId="77777777" w:rsidR="004D169A" w:rsidRPr="00D52D43" w:rsidRDefault="004D169A" w:rsidP="004D169A">
      <w:pPr>
        <w:pStyle w:val="Listaszerbekezds"/>
        <w:numPr>
          <w:ilvl w:val="0"/>
          <w:numId w:val="19"/>
        </w:numPr>
        <w:rPr>
          <w:ins w:id="238" w:author="Gergő Lócska" w:date="2024-05-14T20:52:00Z"/>
          <w:szCs w:val="24"/>
        </w:rPr>
      </w:pPr>
      <w:ins w:id="239" w:author="Gergő Lócska" w:date="2024-05-14T20:52:00Z">
        <w:r w:rsidRPr="00D52D43">
          <w:rPr>
            <w:szCs w:val="24"/>
          </w:rPr>
          <w:t>Titkosítás: Az AES 256-bites titkosítás és az SHA algoritmusok használata adataink védelme érdekében.</w:t>
        </w:r>
      </w:ins>
    </w:p>
    <w:p w14:paraId="6D211A73" w14:textId="77777777" w:rsidR="004D169A" w:rsidRPr="00D52D43" w:rsidRDefault="004D169A" w:rsidP="004D169A">
      <w:pPr>
        <w:pStyle w:val="Listaszerbekezds"/>
        <w:numPr>
          <w:ilvl w:val="0"/>
          <w:numId w:val="19"/>
        </w:numPr>
        <w:rPr>
          <w:ins w:id="240" w:author="Gergő Lócska" w:date="2024-05-14T20:52:00Z"/>
          <w:szCs w:val="24"/>
        </w:rPr>
      </w:pPr>
      <w:ins w:id="241" w:author="Gergő Lócska" w:date="2024-05-14T20:52:00Z">
        <w:r w:rsidRPr="00D52D43">
          <w:rPr>
            <w:szCs w:val="24"/>
          </w:rPr>
          <w:t xml:space="preserve">Előosztott kulcsok: Az előosztott kulcsok biztosítják az </w:t>
        </w:r>
        <w:proofErr w:type="spellStart"/>
        <w:r w:rsidRPr="00D52D43">
          <w:rPr>
            <w:szCs w:val="24"/>
          </w:rPr>
          <w:t>autentikációt</w:t>
        </w:r>
        <w:proofErr w:type="spellEnd"/>
        <w:r w:rsidRPr="00D52D43">
          <w:rPr>
            <w:szCs w:val="24"/>
          </w:rPr>
          <w:t xml:space="preserve"> és az adatok titkosítását a VPN kapcsolatokban.</w:t>
        </w:r>
      </w:ins>
    </w:p>
    <w:p w14:paraId="2A0098A0" w14:textId="77777777" w:rsidR="004D169A" w:rsidRPr="00D52D43" w:rsidRDefault="004D169A" w:rsidP="004D169A">
      <w:pPr>
        <w:pStyle w:val="Listaszerbekezds"/>
        <w:numPr>
          <w:ilvl w:val="0"/>
          <w:numId w:val="19"/>
        </w:numPr>
        <w:rPr>
          <w:ins w:id="242" w:author="Gergő Lócska" w:date="2024-05-14T20:52:00Z"/>
          <w:szCs w:val="24"/>
        </w:rPr>
      </w:pPr>
      <w:ins w:id="243" w:author="Gergő Lócska" w:date="2024-05-14T20:52:00Z">
        <w:r w:rsidRPr="00D52D43">
          <w:rPr>
            <w:szCs w:val="24"/>
          </w:rPr>
          <w:t>Access-</w:t>
        </w:r>
        <w:proofErr w:type="spellStart"/>
        <w:r w:rsidRPr="00D52D43">
          <w:rPr>
            <w:szCs w:val="24"/>
          </w:rPr>
          <w:t>listek</w:t>
        </w:r>
        <w:proofErr w:type="spellEnd"/>
        <w:r w:rsidRPr="00D52D43">
          <w:rPr>
            <w:szCs w:val="24"/>
          </w:rPr>
          <w:t xml:space="preserve">: Az </w:t>
        </w:r>
        <w:proofErr w:type="spellStart"/>
        <w:r w:rsidRPr="00D52D43">
          <w:rPr>
            <w:szCs w:val="24"/>
          </w:rPr>
          <w:t>access-listek</w:t>
        </w:r>
        <w:proofErr w:type="spellEnd"/>
        <w:r w:rsidRPr="00D52D43">
          <w:rPr>
            <w:szCs w:val="24"/>
          </w:rPr>
          <w:t xml:space="preserve"> pontosan meghatározzák, hogy mely IP-címek és portok kommunikálhatnak egymással, ezáltal minimalizálva a támadási felületet.</w:t>
        </w:r>
      </w:ins>
    </w:p>
    <w:p w14:paraId="73EC0CDC" w14:textId="77777777" w:rsidR="004D169A" w:rsidRPr="00D52D43" w:rsidRDefault="004D169A" w:rsidP="004D169A">
      <w:pPr>
        <w:pStyle w:val="Listaszerbekezds"/>
        <w:numPr>
          <w:ilvl w:val="0"/>
          <w:numId w:val="19"/>
        </w:numPr>
        <w:rPr>
          <w:ins w:id="244" w:author="Gergő Lócska" w:date="2024-05-14T20:52:00Z"/>
          <w:szCs w:val="24"/>
        </w:rPr>
      </w:pPr>
      <w:proofErr w:type="spellStart"/>
      <w:ins w:id="245" w:author="Gergő Lócska" w:date="2024-05-14T20:52:00Z">
        <w:r w:rsidRPr="00D52D43">
          <w:rPr>
            <w:szCs w:val="24"/>
          </w:rPr>
          <w:t>IPsec</w:t>
        </w:r>
        <w:proofErr w:type="spellEnd"/>
        <w:r w:rsidRPr="00D52D43">
          <w:rPr>
            <w:szCs w:val="24"/>
          </w:rPr>
          <w:t xml:space="preserve"> </w:t>
        </w:r>
        <w:proofErr w:type="spellStart"/>
        <w:r w:rsidRPr="00D52D43">
          <w:rPr>
            <w:szCs w:val="24"/>
          </w:rPr>
          <w:t>transformációs</w:t>
        </w:r>
        <w:proofErr w:type="spellEnd"/>
        <w:r w:rsidRPr="00D52D43">
          <w:rPr>
            <w:szCs w:val="24"/>
          </w:rPr>
          <w:t xml:space="preserve"> készlet: Az </w:t>
        </w:r>
        <w:proofErr w:type="spellStart"/>
        <w:r w:rsidRPr="00D52D43">
          <w:rPr>
            <w:szCs w:val="24"/>
          </w:rPr>
          <w:t>IPsec</w:t>
        </w:r>
        <w:proofErr w:type="spellEnd"/>
        <w:r w:rsidRPr="00D52D43">
          <w:rPr>
            <w:szCs w:val="24"/>
          </w:rPr>
          <w:t xml:space="preserve"> </w:t>
        </w:r>
        <w:proofErr w:type="spellStart"/>
        <w:r w:rsidRPr="00D52D43">
          <w:rPr>
            <w:szCs w:val="24"/>
          </w:rPr>
          <w:t>transformációs</w:t>
        </w:r>
        <w:proofErr w:type="spellEnd"/>
        <w:r w:rsidRPr="00D52D43">
          <w:rPr>
            <w:szCs w:val="24"/>
          </w:rPr>
          <w:t xml:space="preserve"> készlet biztosítja az adatok titkosítását és integritásának ellenőrzését az adatátvitel során.</w:t>
        </w:r>
      </w:ins>
    </w:p>
    <w:p w14:paraId="41B652DA" w14:textId="77777777" w:rsidR="004D169A" w:rsidRPr="00853343" w:rsidRDefault="004D169A" w:rsidP="004D169A">
      <w:pPr>
        <w:rPr>
          <w:ins w:id="246" w:author="Gergő Lócska" w:date="2024-05-14T20:52:00Z"/>
          <w:szCs w:val="24"/>
        </w:rPr>
      </w:pPr>
    </w:p>
    <w:p w14:paraId="0A9543A6" w14:textId="77777777" w:rsidR="004D169A" w:rsidRPr="00853343" w:rsidRDefault="004D169A" w:rsidP="004D169A">
      <w:pPr>
        <w:rPr>
          <w:ins w:id="247" w:author="Gergő Lócska" w:date="2024-05-14T20:52:00Z"/>
          <w:szCs w:val="24"/>
        </w:rPr>
      </w:pPr>
    </w:p>
    <w:p w14:paraId="1B50F19A" w14:textId="77777777" w:rsidR="004D169A" w:rsidRPr="00853343" w:rsidRDefault="004D169A" w:rsidP="004D169A">
      <w:pPr>
        <w:rPr>
          <w:ins w:id="248" w:author="Gergő Lócska" w:date="2024-05-14T20:52:00Z"/>
          <w:szCs w:val="24"/>
        </w:rPr>
      </w:pPr>
    </w:p>
    <w:p w14:paraId="0B516090" w14:textId="77777777" w:rsidR="004D169A" w:rsidRDefault="004D169A" w:rsidP="004D169A">
      <w:pPr>
        <w:rPr>
          <w:ins w:id="249" w:author="Gergő Lócska" w:date="2024-05-14T20:52:00Z"/>
          <w:szCs w:val="24"/>
        </w:rPr>
      </w:pPr>
      <w:ins w:id="250" w:author="Gergő Lócska" w:date="2024-05-14T20:52:00Z">
        <w:r w:rsidRPr="00853343">
          <w:rPr>
            <w:szCs w:val="24"/>
          </w:rPr>
          <w:lastRenderedPageBreak/>
          <w:t>A VPN konfiguráció és implementáció számos előnnyel jár mindkét</w:t>
        </w:r>
        <w:r>
          <w:rPr>
            <w:szCs w:val="24"/>
          </w:rPr>
          <w:t xml:space="preserve"> fél</w:t>
        </w:r>
        <w:r w:rsidRPr="00853343">
          <w:rPr>
            <w:szCs w:val="24"/>
          </w:rPr>
          <w:t xml:space="preserve"> számára</w:t>
        </w:r>
      </w:ins>
    </w:p>
    <w:p w14:paraId="4BF22FF4" w14:textId="77777777" w:rsidR="004D169A" w:rsidRPr="00853343" w:rsidRDefault="004D169A" w:rsidP="004D169A">
      <w:pPr>
        <w:rPr>
          <w:ins w:id="251" w:author="Gergő Lócska" w:date="2024-05-14T20:52:00Z"/>
          <w:szCs w:val="24"/>
        </w:rPr>
      </w:pPr>
      <w:ins w:id="252" w:author="Gergő Lócska" w:date="2024-05-14T20:52:00Z">
        <w:r>
          <w:rPr>
            <w:szCs w:val="24"/>
          </w:rPr>
          <w:t xml:space="preserve">Az egyik ilyen a </w:t>
        </w:r>
        <w:r w:rsidRPr="00D52D43">
          <w:rPr>
            <w:b/>
            <w:bCs/>
            <w:szCs w:val="24"/>
          </w:rPr>
          <w:t>biztonság</w:t>
        </w:r>
        <w:r w:rsidRPr="00853343">
          <w:rPr>
            <w:szCs w:val="24"/>
          </w:rPr>
          <w:t>: A VPN egy biztonságos csatornát biztosít a két belső hálózat közötti kommunikációhoz, minimalizálva a külső fenyegetéseket és a bizalmas adatok illetéktelen hozzáférését.</w:t>
        </w:r>
        <w:r>
          <w:rPr>
            <w:szCs w:val="24"/>
          </w:rPr>
          <w:t xml:space="preserve"> </w:t>
        </w:r>
        <w:r w:rsidRPr="00D52D43">
          <w:rPr>
            <w:b/>
            <w:bCs/>
            <w:szCs w:val="24"/>
          </w:rPr>
          <w:t>Költségcsökkentés</w:t>
        </w:r>
        <w:r>
          <w:rPr>
            <w:szCs w:val="24"/>
          </w:rPr>
          <w:t xml:space="preserve">, mert a </w:t>
        </w:r>
        <w:r w:rsidRPr="00853343">
          <w:rPr>
            <w:szCs w:val="24"/>
          </w:rPr>
          <w:t>VPN lehetővé teszi a két szervezet számára, hogy közös erőforrásokat használjanak, csökkentve a hálózati infrastruktúra költségeit.</w:t>
        </w:r>
      </w:ins>
    </w:p>
    <w:p w14:paraId="252693F6" w14:textId="77777777" w:rsidR="004D169A" w:rsidRDefault="004D169A" w:rsidP="004D169A">
      <w:pPr>
        <w:rPr>
          <w:ins w:id="253" w:author="Gergő Lócska" w:date="2024-05-14T20:52:00Z"/>
          <w:szCs w:val="24"/>
        </w:rPr>
      </w:pPr>
      <w:ins w:id="254" w:author="Gergő Lócska" w:date="2024-05-14T20:52:00Z">
        <w:r w:rsidRPr="00853343">
          <w:rPr>
            <w:szCs w:val="24"/>
          </w:rPr>
          <w:t>VPN konfiguráció és implementáció megfelelő végrehajtása alapvető fontosságú a szervezetek belső hálózatai közötti biztonságos és hatékony kommunikációhoz. A rendszerterv részletesen dokumentálja a konfigurációt, kiemelve annak biztonsági részleteit és előnyeit.</w:t>
        </w:r>
      </w:ins>
    </w:p>
    <w:p w14:paraId="7E0FE7DF" w14:textId="77777777" w:rsidR="003215D0" w:rsidRPr="003215D0" w:rsidRDefault="003215D0" w:rsidP="00335889"/>
    <w:p w14:paraId="23C39A2B" w14:textId="0A042F81" w:rsidR="003215D0" w:rsidRDefault="00AA6BA9" w:rsidP="003215D0">
      <w:del w:id="255" w:author="Gergő Lócska" w:date="2024-05-14T20:51:00Z">
        <w:r w:rsidDel="004D169A">
          <w:fldChar w:fldCharType="begin"/>
        </w:r>
        <w:r w:rsidR="00A01CC2">
          <w:fldChar w:fldCharType="separate"/>
        </w:r>
        <w:r w:rsidDel="004D169A">
          <w:fldChar w:fldCharType="end"/>
        </w:r>
      </w:del>
    </w:p>
    <w:p w14:paraId="2FC26069" w14:textId="0D88A94D" w:rsidR="003215D0" w:rsidRDefault="003215D0">
      <w:pPr>
        <w:pStyle w:val="Cmsor1"/>
        <w:rPr>
          <w:ins w:id="256" w:author="Gergő Lócska" w:date="2024-05-14T20:52:00Z"/>
        </w:rPr>
      </w:pPr>
      <w:bookmarkStart w:id="257" w:name="_Toc166538307"/>
      <w:r>
        <w:lastRenderedPageBreak/>
        <w:t>ASA</w:t>
      </w:r>
      <w:ins w:id="258" w:author="Gergő Lócska" w:date="2024-05-13T22:37:00Z">
        <w:r w:rsidR="006B0614">
          <w:t xml:space="preserve"> </w:t>
        </w:r>
      </w:ins>
      <w:bookmarkEnd w:id="257"/>
    </w:p>
    <w:p w14:paraId="417AD627" w14:textId="77777777" w:rsidR="004D169A" w:rsidRDefault="004D169A" w:rsidP="004D169A">
      <w:pPr>
        <w:rPr>
          <w:ins w:id="259" w:author="Gergő Lócska" w:date="2024-05-14T20:52:00Z"/>
        </w:rPr>
      </w:pPr>
    </w:p>
    <w:p w14:paraId="2A88DA0C" w14:textId="77777777" w:rsidR="004D169A" w:rsidRDefault="004D169A" w:rsidP="004D169A">
      <w:pPr>
        <w:pStyle w:val="NormlWeb"/>
        <w:ind w:firstLine="360"/>
        <w:rPr>
          <w:ins w:id="260" w:author="Gergő Lócska" w:date="2024-05-14T20:52:00Z"/>
        </w:rPr>
      </w:pPr>
      <w:ins w:id="261" w:author="Gergő Lócska" w:date="2024-05-14T20:52:00Z">
        <w:r>
          <w:t>A hálózatban megvalósított konfiguráció részletes áttekintésével megérthetjük a tűzfalak és hálózati eszközök kritikus szerepét a biztonságos és hatékony hálózatok működtetésében. Az ASA (</w:t>
        </w:r>
        <w:proofErr w:type="spellStart"/>
        <w:r>
          <w:t>Adaptive</w:t>
        </w:r>
        <w:proofErr w:type="spellEnd"/>
        <w:r>
          <w:t xml:space="preserve"> </w:t>
        </w:r>
        <w:proofErr w:type="spellStart"/>
        <w:r>
          <w:t>Security</w:t>
        </w:r>
        <w:proofErr w:type="spellEnd"/>
        <w:r>
          <w:t xml:space="preserve"> </w:t>
        </w:r>
        <w:proofErr w:type="spellStart"/>
        <w:r>
          <w:t>Appliance</w:t>
        </w:r>
        <w:proofErr w:type="spellEnd"/>
        <w:r>
          <w:t>) eszközök a Cisco egyik legnépszerűbb termékei, melyeket különösen a hálózati biztonság és az adatforgalom szabályozására használnak. A hálózatban megvalósított konfiguráció alapján az ASA konfigurációját és a hálózati kommunikációt mutatjuk be.</w:t>
        </w:r>
      </w:ins>
    </w:p>
    <w:p w14:paraId="5F21BE7F" w14:textId="77777777" w:rsidR="004D169A" w:rsidRDefault="004D169A" w:rsidP="004D169A">
      <w:pPr>
        <w:rPr>
          <w:ins w:id="262" w:author="Gergő Lócska" w:date="2024-05-14T20:52:00Z"/>
        </w:rPr>
      </w:pPr>
      <w:ins w:id="263" w:author="Gergő Lócska" w:date="2024-05-14T20:52:00Z">
        <w:r>
          <w:t>Az ASA konfiguráció alapjai</w:t>
        </w:r>
      </w:ins>
    </w:p>
    <w:p w14:paraId="2C95FA8F" w14:textId="77777777" w:rsidR="004D169A" w:rsidRDefault="004D169A" w:rsidP="004D169A">
      <w:pPr>
        <w:pStyle w:val="NormlWeb"/>
        <w:numPr>
          <w:ilvl w:val="0"/>
          <w:numId w:val="20"/>
        </w:numPr>
        <w:rPr>
          <w:ins w:id="264" w:author="Gergő Lócska" w:date="2024-05-14T20:52:00Z"/>
        </w:rPr>
      </w:pPr>
      <w:ins w:id="265" w:author="Gergő Lócska" w:date="2024-05-14T20:52:00Z">
        <w:r>
          <w:rPr>
            <w:rStyle w:val="Kiemels2"/>
          </w:rPr>
          <w:t>Alapkialakítás és hozzáférési beállítások:</w:t>
        </w:r>
      </w:ins>
    </w:p>
    <w:p w14:paraId="10BA136C" w14:textId="77777777" w:rsidR="004D169A" w:rsidRDefault="004D169A" w:rsidP="004D169A">
      <w:pPr>
        <w:numPr>
          <w:ilvl w:val="1"/>
          <w:numId w:val="20"/>
        </w:numPr>
        <w:spacing w:before="100" w:beforeAutospacing="1" w:after="100" w:afterAutospacing="1" w:line="240" w:lineRule="auto"/>
        <w:jc w:val="left"/>
        <w:rPr>
          <w:ins w:id="266" w:author="Gergő Lócska" w:date="2024-05-14T20:52:00Z"/>
        </w:rPr>
      </w:pPr>
      <w:ins w:id="267" w:author="Gergő Lócska" w:date="2024-05-14T20:52:00Z">
        <w:r>
          <w:t xml:space="preserve">A </w:t>
        </w:r>
        <w:proofErr w:type="spellStart"/>
        <w:r>
          <w:rPr>
            <w:rStyle w:val="HTML-kd"/>
            <w:rFonts w:eastAsiaTheme="minorHAnsi"/>
          </w:rPr>
          <w:t>hostname</w:t>
        </w:r>
        <w:proofErr w:type="spellEnd"/>
        <w:r>
          <w:t xml:space="preserve"> beállítás megadja a tűzfal nevét, amely fontos a hálózatban lévő eszközök azonosításához.</w:t>
        </w:r>
      </w:ins>
    </w:p>
    <w:p w14:paraId="4D87D70C" w14:textId="77777777" w:rsidR="004D169A" w:rsidRDefault="004D169A" w:rsidP="004D169A">
      <w:pPr>
        <w:numPr>
          <w:ilvl w:val="1"/>
          <w:numId w:val="20"/>
        </w:numPr>
        <w:spacing w:before="100" w:beforeAutospacing="1" w:after="100" w:afterAutospacing="1" w:line="240" w:lineRule="auto"/>
        <w:jc w:val="left"/>
        <w:rPr>
          <w:ins w:id="268" w:author="Gergő Lócska" w:date="2024-05-14T20:52:00Z"/>
        </w:rPr>
      </w:pPr>
      <w:ins w:id="269" w:author="Gergő Lócska" w:date="2024-05-14T20:52:00Z">
        <w:r>
          <w:t xml:space="preserve">Az </w:t>
        </w:r>
        <w:proofErr w:type="spellStart"/>
        <w:r>
          <w:rPr>
            <w:rStyle w:val="HTML-kd"/>
            <w:rFonts w:eastAsiaTheme="minorHAnsi"/>
          </w:rPr>
          <w:t>enable</w:t>
        </w:r>
        <w:proofErr w:type="spellEnd"/>
        <w:r>
          <w:rPr>
            <w:rStyle w:val="HTML-kd"/>
            <w:rFonts w:eastAsiaTheme="minorHAnsi"/>
          </w:rPr>
          <w:t xml:space="preserve"> </w:t>
        </w:r>
        <w:proofErr w:type="spellStart"/>
        <w:r>
          <w:rPr>
            <w:rStyle w:val="HTML-kd"/>
            <w:rFonts w:eastAsiaTheme="minorHAnsi"/>
          </w:rPr>
          <w:t>password</w:t>
        </w:r>
        <w:proofErr w:type="spellEnd"/>
        <w:r>
          <w:t xml:space="preserve"> és a </w:t>
        </w:r>
        <w:proofErr w:type="spellStart"/>
        <w:r>
          <w:rPr>
            <w:rStyle w:val="HTML-kd"/>
            <w:rFonts w:eastAsiaTheme="minorHAnsi"/>
          </w:rPr>
          <w:t>username</w:t>
        </w:r>
        <w:proofErr w:type="spellEnd"/>
        <w:r>
          <w:rPr>
            <w:rStyle w:val="HTML-kd"/>
            <w:rFonts w:eastAsiaTheme="minorHAnsi"/>
          </w:rPr>
          <w:t>/</w:t>
        </w:r>
        <w:proofErr w:type="spellStart"/>
        <w:r>
          <w:rPr>
            <w:rStyle w:val="HTML-kd"/>
            <w:rFonts w:eastAsiaTheme="minorHAnsi"/>
          </w:rPr>
          <w:t>password</w:t>
        </w:r>
        <w:proofErr w:type="spellEnd"/>
        <w:r>
          <w:t xml:space="preserve"> beállítások a hozzáférési biztonságot szolgálják, hogy csak jogosult felhasználók férhessenek hozzá a tűzfalhoz.</w:t>
        </w:r>
      </w:ins>
    </w:p>
    <w:p w14:paraId="6F51C5C4" w14:textId="77777777" w:rsidR="004D169A" w:rsidRDefault="004D169A" w:rsidP="004D169A">
      <w:pPr>
        <w:pStyle w:val="NormlWeb"/>
        <w:numPr>
          <w:ilvl w:val="0"/>
          <w:numId w:val="20"/>
        </w:numPr>
        <w:rPr>
          <w:ins w:id="270" w:author="Gergő Lócska" w:date="2024-05-14T20:52:00Z"/>
        </w:rPr>
      </w:pPr>
      <w:ins w:id="271" w:author="Gergő Lócska" w:date="2024-05-14T20:52:00Z">
        <w:r>
          <w:rPr>
            <w:rStyle w:val="Kiemels2"/>
          </w:rPr>
          <w:t>Interfész konfigurációk:</w:t>
        </w:r>
      </w:ins>
    </w:p>
    <w:p w14:paraId="2F1CEB50" w14:textId="77777777" w:rsidR="004D169A" w:rsidRDefault="004D169A" w:rsidP="004D169A">
      <w:pPr>
        <w:numPr>
          <w:ilvl w:val="1"/>
          <w:numId w:val="20"/>
        </w:numPr>
        <w:spacing w:before="100" w:beforeAutospacing="1" w:after="100" w:afterAutospacing="1" w:line="240" w:lineRule="auto"/>
        <w:jc w:val="left"/>
        <w:rPr>
          <w:ins w:id="272" w:author="Gergő Lócska" w:date="2024-05-14T20:52:00Z"/>
        </w:rPr>
      </w:pPr>
      <w:proofErr w:type="spellStart"/>
      <w:ins w:id="273" w:author="Gergő Lócska" w:date="2024-05-14T20:52:00Z">
        <w:r>
          <w:rPr>
            <w:rStyle w:val="HTML-kd"/>
            <w:rFonts w:eastAsiaTheme="minorHAnsi"/>
          </w:rPr>
          <w:t>nameif</w:t>
        </w:r>
        <w:proofErr w:type="spellEnd"/>
        <w:r>
          <w:t xml:space="preserve"> paranccsal az interfészek neveit állítjuk be (</w:t>
        </w:r>
        <w:r>
          <w:rPr>
            <w:rStyle w:val="HTML-kd"/>
            <w:rFonts w:eastAsiaTheme="minorHAnsi"/>
          </w:rPr>
          <w:t>INSIDE</w:t>
        </w:r>
        <w:r>
          <w:t xml:space="preserve">, </w:t>
        </w:r>
        <w:r>
          <w:rPr>
            <w:rStyle w:val="HTML-kd"/>
            <w:rFonts w:eastAsiaTheme="minorHAnsi"/>
          </w:rPr>
          <w:t>OUTSIDE</w:t>
        </w:r>
        <w:r>
          <w:t>), amelyek a hálózati architektúra érthetőségét segítik.</w:t>
        </w:r>
      </w:ins>
    </w:p>
    <w:p w14:paraId="037C2054" w14:textId="77777777" w:rsidR="004D169A" w:rsidRDefault="004D169A" w:rsidP="004D169A">
      <w:pPr>
        <w:numPr>
          <w:ilvl w:val="1"/>
          <w:numId w:val="20"/>
        </w:numPr>
        <w:spacing w:before="100" w:beforeAutospacing="1" w:after="100" w:afterAutospacing="1" w:line="240" w:lineRule="auto"/>
        <w:jc w:val="left"/>
        <w:rPr>
          <w:ins w:id="274" w:author="Gergő Lócska" w:date="2024-05-14T20:52:00Z"/>
        </w:rPr>
      </w:pPr>
      <w:proofErr w:type="spellStart"/>
      <w:ins w:id="275" w:author="Gergő Lócska" w:date="2024-05-14T20:52:00Z">
        <w:r>
          <w:rPr>
            <w:rStyle w:val="HTML-kd"/>
            <w:rFonts w:eastAsiaTheme="minorHAnsi"/>
          </w:rPr>
          <w:t>security-level</w:t>
        </w:r>
        <w:proofErr w:type="spellEnd"/>
        <w:r>
          <w:t xml:space="preserve"> beállítások különböző biztonsági szinteket jelölnek, ahol magasabb szám nagyobb biztonságot jelent. Az </w:t>
        </w:r>
        <w:r>
          <w:rPr>
            <w:rStyle w:val="HTML-kd"/>
            <w:rFonts w:eastAsiaTheme="minorHAnsi"/>
          </w:rPr>
          <w:t>INSIDE</w:t>
        </w:r>
        <w:r>
          <w:t xml:space="preserve"> interfész általában magasabb biztonsági szintet kap.</w:t>
        </w:r>
      </w:ins>
    </w:p>
    <w:p w14:paraId="4BF0D5D6" w14:textId="77777777" w:rsidR="004D169A" w:rsidRDefault="004D169A" w:rsidP="004D169A">
      <w:pPr>
        <w:numPr>
          <w:ilvl w:val="1"/>
          <w:numId w:val="20"/>
        </w:numPr>
        <w:spacing w:before="100" w:beforeAutospacing="1" w:after="100" w:afterAutospacing="1" w:line="240" w:lineRule="auto"/>
        <w:jc w:val="left"/>
        <w:rPr>
          <w:ins w:id="276" w:author="Gergő Lócska" w:date="2024-05-14T20:52:00Z"/>
        </w:rPr>
      </w:pPr>
      <w:proofErr w:type="spellStart"/>
      <w:ins w:id="277" w:author="Gergő Lócska" w:date="2024-05-14T20:52:00Z">
        <w:r>
          <w:rPr>
            <w:rStyle w:val="HTML-kd"/>
            <w:rFonts w:eastAsiaTheme="minorHAnsi"/>
          </w:rPr>
          <w:t>ip</w:t>
        </w:r>
        <w:proofErr w:type="spellEnd"/>
        <w:r>
          <w:rPr>
            <w:rStyle w:val="HTML-kd"/>
            <w:rFonts w:eastAsiaTheme="minorHAnsi"/>
          </w:rPr>
          <w:t xml:space="preserve"> add</w:t>
        </w:r>
        <w:r>
          <w:t xml:space="preserve"> paranccsal az IP-címeket rendeljük az interfészekhez.</w:t>
        </w:r>
      </w:ins>
    </w:p>
    <w:p w14:paraId="714849BB" w14:textId="77777777" w:rsidR="004D169A" w:rsidRDefault="004D169A" w:rsidP="004D169A">
      <w:pPr>
        <w:pStyle w:val="NormlWeb"/>
        <w:numPr>
          <w:ilvl w:val="0"/>
          <w:numId w:val="20"/>
        </w:numPr>
        <w:rPr>
          <w:ins w:id="278" w:author="Gergő Lócska" w:date="2024-05-14T20:52:00Z"/>
        </w:rPr>
      </w:pPr>
      <w:ins w:id="279" w:author="Gergő Lócska" w:date="2024-05-14T20:52:00Z">
        <w:r>
          <w:rPr>
            <w:rStyle w:val="Kiemels2"/>
          </w:rPr>
          <w:t xml:space="preserve">OSPF (Open </w:t>
        </w:r>
        <w:proofErr w:type="spellStart"/>
        <w:r>
          <w:rPr>
            <w:rStyle w:val="Kiemels2"/>
          </w:rPr>
          <w:t>Shortest</w:t>
        </w:r>
        <w:proofErr w:type="spellEnd"/>
        <w:r>
          <w:rPr>
            <w:rStyle w:val="Kiemels2"/>
          </w:rPr>
          <w:t xml:space="preserve"> </w:t>
        </w:r>
        <w:proofErr w:type="spellStart"/>
        <w:r>
          <w:rPr>
            <w:rStyle w:val="Kiemels2"/>
          </w:rPr>
          <w:t>Path</w:t>
        </w:r>
        <w:proofErr w:type="spellEnd"/>
        <w:r>
          <w:rPr>
            <w:rStyle w:val="Kiemels2"/>
          </w:rPr>
          <w:t xml:space="preserve"> </w:t>
        </w:r>
        <w:proofErr w:type="spellStart"/>
        <w:r>
          <w:rPr>
            <w:rStyle w:val="Kiemels2"/>
          </w:rPr>
          <w:t>First</w:t>
        </w:r>
        <w:proofErr w:type="spellEnd"/>
        <w:r>
          <w:rPr>
            <w:rStyle w:val="Kiemels2"/>
          </w:rPr>
          <w:t xml:space="preserve">) </w:t>
        </w:r>
        <w:proofErr w:type="spellStart"/>
        <w:r>
          <w:rPr>
            <w:rStyle w:val="Kiemels2"/>
          </w:rPr>
          <w:t>routing</w:t>
        </w:r>
        <w:proofErr w:type="spellEnd"/>
        <w:r>
          <w:rPr>
            <w:rStyle w:val="Kiemels2"/>
          </w:rPr>
          <w:t>:</w:t>
        </w:r>
      </w:ins>
    </w:p>
    <w:p w14:paraId="7D4186B6" w14:textId="77777777" w:rsidR="004D169A" w:rsidRDefault="004D169A" w:rsidP="004D169A">
      <w:pPr>
        <w:numPr>
          <w:ilvl w:val="1"/>
          <w:numId w:val="20"/>
        </w:numPr>
        <w:spacing w:before="100" w:beforeAutospacing="1" w:after="100" w:afterAutospacing="1" w:line="240" w:lineRule="auto"/>
        <w:jc w:val="left"/>
        <w:rPr>
          <w:ins w:id="280" w:author="Gergő Lócska" w:date="2024-05-14T20:52:00Z"/>
        </w:rPr>
      </w:pPr>
      <w:ins w:id="281" w:author="Gergő Lócska" w:date="2024-05-14T20:52:00Z">
        <w:r>
          <w:t>Az OSPF egy dinamikus útválasztási protokoll, amely segít az útvonalak automatikus kiválasztásában a hálózaton belül, hatékonyságát és skálázhatóságát növelve.</w:t>
        </w:r>
      </w:ins>
    </w:p>
    <w:p w14:paraId="55D9F704" w14:textId="77777777" w:rsidR="004D169A" w:rsidRDefault="004D169A" w:rsidP="004D169A">
      <w:pPr>
        <w:numPr>
          <w:ilvl w:val="1"/>
          <w:numId w:val="20"/>
        </w:numPr>
        <w:spacing w:before="100" w:beforeAutospacing="1" w:after="100" w:afterAutospacing="1" w:line="240" w:lineRule="auto"/>
        <w:jc w:val="left"/>
        <w:rPr>
          <w:ins w:id="282" w:author="Gergő Lócska" w:date="2024-05-14T20:52:00Z"/>
        </w:rPr>
      </w:pPr>
      <w:ins w:id="283" w:author="Gergő Lócska" w:date="2024-05-14T20:52:00Z">
        <w:r>
          <w:t>A hálózati parancsok (</w:t>
        </w:r>
        <w:proofErr w:type="spellStart"/>
        <w:r>
          <w:rPr>
            <w:rStyle w:val="HTML-kd"/>
            <w:rFonts w:eastAsiaTheme="minorHAnsi"/>
          </w:rPr>
          <w:t>network</w:t>
        </w:r>
        <w:proofErr w:type="spellEnd"/>
        <w:r>
          <w:t>) az OSPF által figyelt IP-cím tartományokat definiálják.</w:t>
        </w:r>
      </w:ins>
    </w:p>
    <w:p w14:paraId="25E63AE2" w14:textId="77777777" w:rsidR="004D169A" w:rsidRDefault="004D169A" w:rsidP="004D169A">
      <w:pPr>
        <w:pStyle w:val="NormlWeb"/>
        <w:numPr>
          <w:ilvl w:val="0"/>
          <w:numId w:val="20"/>
        </w:numPr>
        <w:rPr>
          <w:ins w:id="284" w:author="Gergő Lócska" w:date="2024-05-14T20:52:00Z"/>
        </w:rPr>
      </w:pPr>
      <w:ins w:id="285" w:author="Gergő Lócska" w:date="2024-05-14T20:52:00Z">
        <w:r>
          <w:rPr>
            <w:rStyle w:val="Kiemels2"/>
          </w:rPr>
          <w:t>Statikus útvonalak:</w:t>
        </w:r>
      </w:ins>
    </w:p>
    <w:p w14:paraId="0C6DAF32" w14:textId="77777777" w:rsidR="004D169A" w:rsidRDefault="004D169A" w:rsidP="004D169A">
      <w:pPr>
        <w:numPr>
          <w:ilvl w:val="1"/>
          <w:numId w:val="20"/>
        </w:numPr>
        <w:spacing w:before="100" w:beforeAutospacing="1" w:after="100" w:afterAutospacing="1" w:line="240" w:lineRule="auto"/>
        <w:jc w:val="left"/>
        <w:rPr>
          <w:ins w:id="286" w:author="Gergő Lócska" w:date="2024-05-14T20:52:00Z"/>
        </w:rPr>
      </w:pPr>
      <w:ins w:id="287" w:author="Gergő Lócska" w:date="2024-05-14T20:52:00Z">
        <w:r>
          <w:t xml:space="preserve">A </w:t>
        </w:r>
        <w:proofErr w:type="spellStart"/>
        <w:r>
          <w:rPr>
            <w:rStyle w:val="HTML-kd"/>
            <w:rFonts w:eastAsiaTheme="minorHAnsi"/>
          </w:rPr>
          <w:t>route</w:t>
        </w:r>
        <w:proofErr w:type="spellEnd"/>
        <w:r>
          <w:t xml:space="preserve"> paranccsal statikus útvonalat adunk meg, amely alapértelmezett útvonalként szolgál az adatforgalom számára, ha nincsenek egyéb elérhető vagy megfelelő dinamikus útvonalak.</w:t>
        </w:r>
      </w:ins>
    </w:p>
    <w:p w14:paraId="66E6C264" w14:textId="77777777" w:rsidR="004D169A" w:rsidRPr="00D52D43" w:rsidRDefault="004D169A" w:rsidP="004D169A">
      <w:pPr>
        <w:pStyle w:val="Listaszerbekezds"/>
        <w:numPr>
          <w:ilvl w:val="0"/>
          <w:numId w:val="20"/>
        </w:numPr>
        <w:rPr>
          <w:ins w:id="288" w:author="Gergő Lócska" w:date="2024-05-14T20:52:00Z"/>
          <w:rStyle w:val="Kiemels2"/>
          <w:b w:val="0"/>
          <w:bCs w:val="0"/>
        </w:rPr>
      </w:pPr>
      <w:ins w:id="289" w:author="Gergő Lócska" w:date="2024-05-14T20:52:00Z">
        <w:r w:rsidRPr="001A58C6">
          <w:rPr>
            <w:rStyle w:val="Kiemels2"/>
          </w:rPr>
          <w:t xml:space="preserve">ACL (Access </w:t>
        </w:r>
        <w:proofErr w:type="spellStart"/>
        <w:r w:rsidRPr="001A58C6">
          <w:rPr>
            <w:rStyle w:val="Kiemels2"/>
          </w:rPr>
          <w:t>Control</w:t>
        </w:r>
        <w:proofErr w:type="spellEnd"/>
        <w:r w:rsidRPr="001A58C6">
          <w:rPr>
            <w:rStyle w:val="Kiemels2"/>
          </w:rPr>
          <w:t xml:space="preserve"> List) konfiguráció</w:t>
        </w:r>
        <w:r>
          <w:rPr>
            <w:rStyle w:val="Kiemels2"/>
          </w:rPr>
          <w:t>:</w:t>
        </w:r>
      </w:ins>
    </w:p>
    <w:p w14:paraId="3DBC5D21" w14:textId="77777777" w:rsidR="004D169A" w:rsidRDefault="004D169A" w:rsidP="004D169A">
      <w:pPr>
        <w:pStyle w:val="Listaszerbekezds"/>
        <w:ind w:left="1418"/>
        <w:rPr>
          <w:ins w:id="290" w:author="Gergő Lócska" w:date="2024-05-14T20:52:00Z"/>
        </w:rPr>
      </w:pPr>
      <w:ins w:id="291" w:author="Gergő Lócska" w:date="2024-05-14T20:52:00Z">
        <w:r>
          <w:t>Az ACL-ek a tűzfalakon keresztül menedzselik, hogy milyen forgalom engedélyezett vagy tiltott az egyes interfészeken. Az ACL-</w:t>
        </w:r>
        <w:proofErr w:type="spellStart"/>
        <w:r>
          <w:t>eket</w:t>
        </w:r>
        <w:proofErr w:type="spellEnd"/>
        <w:r>
          <w:t xml:space="preserve"> különösen fontos helyesen konfigurálni, hogy a hálózati biztonsági politikák érvényesüljenek.</w:t>
        </w:r>
      </w:ins>
    </w:p>
    <w:p w14:paraId="7E4D9CEB" w14:textId="77777777" w:rsidR="004D169A" w:rsidRDefault="004D169A" w:rsidP="004D169A">
      <w:pPr>
        <w:numPr>
          <w:ilvl w:val="0"/>
          <w:numId w:val="22"/>
        </w:numPr>
        <w:spacing w:before="100" w:beforeAutospacing="1" w:after="100" w:afterAutospacing="1" w:line="240" w:lineRule="auto"/>
        <w:ind w:left="1418"/>
        <w:jc w:val="left"/>
        <w:rPr>
          <w:ins w:id="292" w:author="Gergő Lócska" w:date="2024-05-14T20:52:00Z"/>
        </w:rPr>
      </w:pPr>
      <w:ins w:id="293" w:author="Gergő Lócska" w:date="2024-05-14T20:52:00Z">
        <w:r>
          <w:rPr>
            <w:rStyle w:val="Kiemels2"/>
          </w:rPr>
          <w:t>ACL definiálása és alkalmazása:</w:t>
        </w:r>
      </w:ins>
    </w:p>
    <w:p w14:paraId="0289CCB9" w14:textId="77777777" w:rsidR="004D169A" w:rsidRDefault="004D169A" w:rsidP="004D169A">
      <w:pPr>
        <w:numPr>
          <w:ilvl w:val="1"/>
          <w:numId w:val="22"/>
        </w:numPr>
        <w:spacing w:before="100" w:beforeAutospacing="1" w:after="100" w:afterAutospacing="1" w:line="240" w:lineRule="auto"/>
        <w:ind w:left="1418"/>
        <w:jc w:val="left"/>
        <w:rPr>
          <w:ins w:id="294" w:author="Gergő Lócska" w:date="2024-05-14T20:52:00Z"/>
        </w:rPr>
      </w:pPr>
      <w:proofErr w:type="spellStart"/>
      <w:ins w:id="295" w:author="Gergő Lócska" w:date="2024-05-14T20:52:00Z">
        <w:r>
          <w:rPr>
            <w:rStyle w:val="HTML-kd"/>
            <w:rFonts w:eastAsiaTheme="minorHAnsi"/>
          </w:rPr>
          <w:t>access-list</w:t>
        </w:r>
        <w:proofErr w:type="spellEnd"/>
        <w:r>
          <w:rPr>
            <w:rStyle w:val="HTML-kd"/>
            <w:rFonts w:eastAsiaTheme="minorHAnsi"/>
          </w:rPr>
          <w:t xml:space="preserve"> ALLOW_PING </w:t>
        </w:r>
        <w:proofErr w:type="spellStart"/>
        <w:r>
          <w:rPr>
            <w:rStyle w:val="HTML-kd"/>
            <w:rFonts w:eastAsiaTheme="minorHAnsi"/>
          </w:rPr>
          <w:t>extended</w:t>
        </w:r>
        <w:proofErr w:type="spellEnd"/>
        <w:r>
          <w:rPr>
            <w:rStyle w:val="HTML-kd"/>
            <w:rFonts w:eastAsiaTheme="minorHAnsi"/>
          </w:rPr>
          <w:t xml:space="preserve"> permit </w:t>
        </w:r>
        <w:proofErr w:type="spellStart"/>
        <w:r>
          <w:rPr>
            <w:rStyle w:val="HTML-kd"/>
            <w:rFonts w:eastAsiaTheme="minorHAnsi"/>
          </w:rPr>
          <w:t>icmp</w:t>
        </w:r>
        <w:proofErr w:type="spellEnd"/>
        <w:r>
          <w:rPr>
            <w:rStyle w:val="HTML-kd"/>
            <w:rFonts w:eastAsiaTheme="minorHAnsi"/>
          </w:rPr>
          <w:t xml:space="preserve"> 130.10.10.16 255.255.255.252 </w:t>
        </w:r>
        <w:proofErr w:type="spellStart"/>
        <w:r>
          <w:rPr>
            <w:rStyle w:val="HTML-kd"/>
            <w:rFonts w:eastAsiaTheme="minorHAnsi"/>
          </w:rPr>
          <w:t>any</w:t>
        </w:r>
        <w:proofErr w:type="spellEnd"/>
        <w:r>
          <w:t>:</w:t>
        </w:r>
      </w:ins>
    </w:p>
    <w:p w14:paraId="7B7F97AA" w14:textId="77777777" w:rsidR="004D169A" w:rsidRDefault="004D169A" w:rsidP="004D169A">
      <w:pPr>
        <w:spacing w:before="100" w:beforeAutospacing="1" w:after="100" w:afterAutospacing="1" w:line="240" w:lineRule="auto"/>
        <w:ind w:left="1418"/>
        <w:jc w:val="left"/>
        <w:rPr>
          <w:ins w:id="296" w:author="Gergő Lócska" w:date="2024-05-14T20:52:00Z"/>
        </w:rPr>
      </w:pPr>
      <w:ins w:id="297" w:author="Gergő Lócska" w:date="2024-05-14T20:52:00Z">
        <w:r>
          <w:lastRenderedPageBreak/>
          <w:t xml:space="preserve">Ez az ACL-sor engedélyezi az ICMP forgalmat (általában </w:t>
        </w:r>
        <w:proofErr w:type="spellStart"/>
        <w:r>
          <w:t>ping</w:t>
        </w:r>
        <w:proofErr w:type="spellEnd"/>
        <w:r>
          <w:t xml:space="preserve"> kérésekhez használt), ami kiindul a </w:t>
        </w:r>
        <w:r>
          <w:rPr>
            <w:rStyle w:val="HTML-kd"/>
            <w:rFonts w:eastAsiaTheme="minorHAnsi"/>
          </w:rPr>
          <w:t>130.10.10.16/30</w:t>
        </w:r>
        <w:r>
          <w:t xml:space="preserve"> hálózatról és bármilyen cél felé irányul. Ez a beállítás lehetővé teszi a hálózati eszközök elérhetőségének ellenőrzését és a hálózati diagnosztika végrehajtását.</w:t>
        </w:r>
      </w:ins>
    </w:p>
    <w:p w14:paraId="68EA5962" w14:textId="77777777" w:rsidR="004D169A" w:rsidRDefault="004D169A" w:rsidP="004D169A">
      <w:pPr>
        <w:numPr>
          <w:ilvl w:val="1"/>
          <w:numId w:val="22"/>
        </w:numPr>
        <w:spacing w:before="100" w:beforeAutospacing="1" w:after="100" w:afterAutospacing="1" w:line="240" w:lineRule="auto"/>
        <w:jc w:val="left"/>
        <w:rPr>
          <w:ins w:id="298" w:author="Gergő Lócska" w:date="2024-05-14T20:52:00Z"/>
        </w:rPr>
      </w:pPr>
      <w:proofErr w:type="spellStart"/>
      <w:ins w:id="299" w:author="Gergő Lócska" w:date="2024-05-14T20:52:00Z">
        <w:r>
          <w:rPr>
            <w:rStyle w:val="HTML-kd"/>
            <w:rFonts w:eastAsiaTheme="minorHAnsi"/>
          </w:rPr>
          <w:t>access-group</w:t>
        </w:r>
        <w:proofErr w:type="spellEnd"/>
        <w:r>
          <w:rPr>
            <w:rStyle w:val="HTML-kd"/>
            <w:rFonts w:eastAsiaTheme="minorHAnsi"/>
          </w:rPr>
          <w:t xml:space="preserve"> ALLOW_PING in </w:t>
        </w:r>
        <w:proofErr w:type="spellStart"/>
        <w:r>
          <w:rPr>
            <w:rStyle w:val="HTML-kd"/>
            <w:rFonts w:eastAsiaTheme="minorHAnsi"/>
          </w:rPr>
          <w:t>interface</w:t>
        </w:r>
        <w:proofErr w:type="spellEnd"/>
        <w:r>
          <w:rPr>
            <w:rStyle w:val="HTML-kd"/>
            <w:rFonts w:eastAsiaTheme="minorHAnsi"/>
          </w:rPr>
          <w:t xml:space="preserve"> OUTSIDE</w:t>
        </w:r>
        <w:r>
          <w:t>:</w:t>
        </w:r>
      </w:ins>
    </w:p>
    <w:p w14:paraId="0173E27E" w14:textId="77777777" w:rsidR="004D169A" w:rsidRDefault="004D169A" w:rsidP="004D169A">
      <w:pPr>
        <w:spacing w:before="100" w:beforeAutospacing="1" w:after="100" w:afterAutospacing="1" w:line="240" w:lineRule="auto"/>
        <w:ind w:left="1418"/>
        <w:jc w:val="left"/>
        <w:rPr>
          <w:ins w:id="300" w:author="Gergő Lócska" w:date="2024-05-14T20:52:00Z"/>
        </w:rPr>
      </w:pPr>
      <w:ins w:id="301" w:author="Gergő Lócska" w:date="2024-05-14T20:52:00Z">
        <w:r>
          <w:t xml:space="preserve">Ez a parancs alkalmazza az </w:t>
        </w:r>
        <w:r>
          <w:rPr>
            <w:rStyle w:val="HTML-kd"/>
            <w:rFonts w:eastAsiaTheme="minorHAnsi"/>
          </w:rPr>
          <w:t>ALLOW_PING</w:t>
        </w:r>
        <w:r>
          <w:t xml:space="preserve"> ACL-t az </w:t>
        </w:r>
        <w:r>
          <w:rPr>
            <w:rStyle w:val="HTML-kd"/>
            <w:rFonts w:eastAsiaTheme="minorHAnsi"/>
          </w:rPr>
          <w:t>OUTSIDE</w:t>
        </w:r>
        <w:r>
          <w:t xml:space="preserve"> interfészen. Az alkalmazott ACL megadja, hogy az adott szabályok melyik interfészen legyenek érvényesek, így biztosítva, hogy a bejövő forgalmat szabályozzuk az adott interfészen</w:t>
        </w:r>
      </w:ins>
    </w:p>
    <w:p w14:paraId="55C49FBD" w14:textId="77777777" w:rsidR="004D169A" w:rsidRDefault="004D169A" w:rsidP="004D169A">
      <w:pPr>
        <w:rPr>
          <w:ins w:id="302" w:author="Gergő Lócska" w:date="2024-05-14T20:52:00Z"/>
        </w:rPr>
      </w:pPr>
      <w:ins w:id="303" w:author="Gergő Lócska" w:date="2024-05-14T20:52:00Z">
        <w:r>
          <w:t>Előnyök</w:t>
        </w:r>
      </w:ins>
    </w:p>
    <w:p w14:paraId="7330F6B1" w14:textId="77777777" w:rsidR="004D169A" w:rsidRDefault="004D169A" w:rsidP="004D169A">
      <w:pPr>
        <w:numPr>
          <w:ilvl w:val="0"/>
          <w:numId w:val="21"/>
        </w:numPr>
        <w:spacing w:before="100" w:beforeAutospacing="1" w:after="100" w:afterAutospacing="1" w:line="240" w:lineRule="auto"/>
        <w:jc w:val="left"/>
        <w:rPr>
          <w:ins w:id="304" w:author="Gergő Lócska" w:date="2024-05-14T20:52:00Z"/>
        </w:rPr>
      </w:pPr>
      <w:ins w:id="305" w:author="Gergő Lócska" w:date="2024-05-14T20:52:00Z">
        <w:r>
          <w:rPr>
            <w:rStyle w:val="Kiemels2"/>
          </w:rPr>
          <w:t>Biztonság:</w:t>
        </w:r>
        <w:r>
          <w:t xml:space="preserve"> Az interfészek és felhasználók szigorú beállításaival az ASA biztosítja, hogy csak megbízható forgalom haladhasson át a hálózaton, és csak jogosult személyek férjenek hozzá a kezelőfelülethez.</w:t>
        </w:r>
      </w:ins>
    </w:p>
    <w:p w14:paraId="3874D239" w14:textId="77777777" w:rsidR="004D169A" w:rsidRDefault="004D169A" w:rsidP="004D169A">
      <w:pPr>
        <w:numPr>
          <w:ilvl w:val="0"/>
          <w:numId w:val="21"/>
        </w:numPr>
        <w:spacing w:before="100" w:beforeAutospacing="1" w:after="100" w:afterAutospacing="1" w:line="240" w:lineRule="auto"/>
        <w:jc w:val="left"/>
        <w:rPr>
          <w:ins w:id="306" w:author="Gergő Lócska" w:date="2024-05-14T20:52:00Z"/>
        </w:rPr>
      </w:pPr>
      <w:ins w:id="307" w:author="Gergő Lócska" w:date="2024-05-14T20:52:00Z">
        <w:r>
          <w:rPr>
            <w:rStyle w:val="Kiemels2"/>
          </w:rPr>
          <w:t>Skálázhatóság és rugalmasság:</w:t>
        </w:r>
        <w:r>
          <w:t xml:space="preserve"> Az OSPF használata lehetővé teszi a hálózat gyors adaptációját a változásokhoz, új eszközök integrálását és hibatűrő útvonalak kialakítását.</w:t>
        </w:r>
      </w:ins>
    </w:p>
    <w:p w14:paraId="74B19A2A" w14:textId="77777777" w:rsidR="004D169A" w:rsidRDefault="004D169A" w:rsidP="004D169A">
      <w:pPr>
        <w:numPr>
          <w:ilvl w:val="0"/>
          <w:numId w:val="21"/>
        </w:numPr>
        <w:spacing w:before="100" w:beforeAutospacing="1" w:after="100" w:afterAutospacing="1" w:line="240" w:lineRule="auto"/>
        <w:jc w:val="left"/>
        <w:rPr>
          <w:ins w:id="308" w:author="Gergő Lócska" w:date="2024-05-14T20:52:00Z"/>
        </w:rPr>
      </w:pPr>
      <w:ins w:id="309" w:author="Gergő Lócska" w:date="2024-05-14T20:52:00Z">
        <w:r>
          <w:rPr>
            <w:rStyle w:val="Kiemels2"/>
          </w:rPr>
          <w:t>Kontroll és átláthatóság:</w:t>
        </w:r>
        <w:r>
          <w:t xml:space="preserve"> A részletes interfész- és biztonsági beállításokkal az IT csapat könnyen </w:t>
        </w:r>
        <w:proofErr w:type="spellStart"/>
        <w:r>
          <w:t>monitorozhatja</w:t>
        </w:r>
        <w:proofErr w:type="spellEnd"/>
        <w:r>
          <w:t xml:space="preserve"> és kezelheti a hálózati tevékenységeket, javítva a hálózati menedzsment hatékonyságát.</w:t>
        </w:r>
      </w:ins>
    </w:p>
    <w:p w14:paraId="5C7425B5" w14:textId="77777777" w:rsidR="004D169A" w:rsidRDefault="004D169A" w:rsidP="004D169A">
      <w:pPr>
        <w:pStyle w:val="NormlWeb"/>
        <w:rPr>
          <w:ins w:id="310" w:author="Gergő Lócska" w:date="2024-05-14T20:52:00Z"/>
        </w:rPr>
      </w:pPr>
      <w:ins w:id="311" w:author="Gergő Lócska" w:date="2024-05-14T20:52:00Z">
        <w:r>
          <w:t>Ezek a beállítások és előnyök biztosítják, hogy a vállalati hálózatok biztonságosak, megbízhatóak és jól kezelhetőek maradjanak, ami alapvető a mai gyorsan változó informatikai környezetben.</w:t>
        </w:r>
      </w:ins>
    </w:p>
    <w:p w14:paraId="50DB1922" w14:textId="77777777" w:rsidR="004D169A" w:rsidRPr="004D169A" w:rsidRDefault="004D169A">
      <w:pPr>
        <w:pPrChange w:id="312" w:author="Gergő Lócska" w:date="2024-05-14T20:52:00Z">
          <w:pPr>
            <w:pStyle w:val="Cmsor1"/>
          </w:pPr>
        </w:pPrChange>
      </w:pPr>
    </w:p>
    <w:p w14:paraId="4F182535" w14:textId="77E91FF7" w:rsidR="00DC6FAF" w:rsidRDefault="00DC6FAF">
      <w:pPr>
        <w:pStyle w:val="Cmsor1"/>
        <w:rPr>
          <w:ins w:id="313" w:author="Kis Tibor" w:date="2024-05-14T18:55:00Z"/>
        </w:rPr>
      </w:pPr>
      <w:bookmarkStart w:id="314" w:name="_Toc166538308"/>
      <w:ins w:id="315" w:author="Gergő Lócska" w:date="2024-05-13T22:34:00Z">
        <w:r>
          <w:lastRenderedPageBreak/>
          <w:t>Forgalomirányítón megvalósított biztonsági funkciók</w:t>
        </w:r>
      </w:ins>
      <w:ins w:id="316" w:author="Gergő Lócska" w:date="2024-05-13T22:35:00Z">
        <w:del w:id="317" w:author="Kis Tibor" w:date="2024-05-14T18:55:00Z">
          <w:r w:rsidR="006B0614" w:rsidDel="00CD3FFF">
            <w:delText xml:space="preserve"> - Tibor</w:delText>
          </w:r>
        </w:del>
      </w:ins>
      <w:bookmarkEnd w:id="314"/>
    </w:p>
    <w:p w14:paraId="4C218BEA" w14:textId="77777777" w:rsidR="00CD3FFF" w:rsidRDefault="00CD3FFF" w:rsidP="00CD3FFF">
      <w:pPr>
        <w:rPr>
          <w:ins w:id="318" w:author="Kis Tibor" w:date="2024-05-14T18:55:00Z"/>
        </w:rPr>
      </w:pPr>
      <w:ins w:id="319" w:author="Kis Tibor" w:date="2024-05-14T18:55:00Z">
        <w:r>
          <w:t xml:space="preserve">Alapvető biztonsági funkcióként a hálózat minden forgalomirányítója </w:t>
        </w:r>
        <w:r w:rsidRPr="005468A2">
          <w:rPr>
            <w:rPrChange w:id="320" w:author="Kis Tibor" w:date="2024-05-14T16:39:00Z">
              <w:rPr>
                <w:rFonts w:ascii="Segoe UI" w:hAnsi="Segoe UI" w:cs="Segoe UI"/>
                <w:color w:val="ECECEC"/>
                <w:shd w:val="clear" w:color="auto" w:fill="212121"/>
              </w:rPr>
            </w:rPrChange>
          </w:rPr>
          <w:t>jelszavas védelem</w:t>
        </w:r>
        <w:r>
          <w:t>m</w:t>
        </w:r>
        <w:r w:rsidRPr="005468A2">
          <w:rPr>
            <w:rPrChange w:id="321" w:author="Kis Tibor" w:date="2024-05-14T16:39:00Z">
              <w:rPr>
                <w:rFonts w:ascii="Segoe UI" w:hAnsi="Segoe UI" w:cs="Segoe UI"/>
                <w:color w:val="ECECEC"/>
                <w:shd w:val="clear" w:color="auto" w:fill="212121"/>
              </w:rPr>
            </w:rPrChange>
          </w:rPr>
          <w:t>e</w:t>
        </w:r>
        <w:r>
          <w:t xml:space="preserve">l </w:t>
        </w:r>
        <w:r w:rsidRPr="005468A2">
          <w:rPr>
            <w:rPrChange w:id="322" w:author="Kis Tibor" w:date="2024-05-14T16:39:00Z">
              <w:rPr>
                <w:rFonts w:ascii="Segoe UI" w:hAnsi="Segoe UI" w:cs="Segoe UI"/>
                <w:color w:val="ECECEC"/>
                <w:shd w:val="clear" w:color="auto" w:fill="212121"/>
              </w:rPr>
            </w:rPrChange>
          </w:rPr>
          <w:t>és hozzáférési szabályok beállításá</w:t>
        </w:r>
        <w:r>
          <w:t xml:space="preserve">val </w:t>
        </w:r>
        <w:r w:rsidRPr="005468A2">
          <w:rPr>
            <w:rPrChange w:id="323" w:author="Kis Tibor" w:date="2024-05-14T16:39:00Z">
              <w:rPr>
                <w:rFonts w:ascii="Segoe UI" w:hAnsi="Segoe UI" w:cs="Segoe UI"/>
                <w:color w:val="ECECEC"/>
                <w:shd w:val="clear" w:color="auto" w:fill="212121"/>
              </w:rPr>
            </w:rPrChange>
          </w:rPr>
          <w:t>korlátozz</w:t>
        </w:r>
        <w:r>
          <w:t>a</w:t>
        </w:r>
        <w:r w:rsidRPr="005468A2">
          <w:rPr>
            <w:rPrChange w:id="324" w:author="Kis Tibor" w:date="2024-05-14T16:39:00Z">
              <w:rPr>
                <w:rFonts w:ascii="Segoe UI" w:hAnsi="Segoe UI" w:cs="Segoe UI"/>
                <w:color w:val="ECECEC"/>
                <w:shd w:val="clear" w:color="auto" w:fill="212121"/>
              </w:rPr>
            </w:rPrChange>
          </w:rPr>
          <w:t xml:space="preserve"> az eszközökhöz és erőforrásokhoz való hozzáférést</w:t>
        </w:r>
        <w:r>
          <w:t>.</w:t>
        </w:r>
      </w:ins>
    </w:p>
    <w:p w14:paraId="3E017576" w14:textId="77777777" w:rsidR="00CD3FFF" w:rsidRDefault="00CD3FFF" w:rsidP="00CD3FFF">
      <w:pPr>
        <w:rPr>
          <w:ins w:id="325" w:author="Kis Tibor" w:date="2024-05-14T18:55:00Z"/>
        </w:rPr>
      </w:pPr>
      <w:ins w:id="326" w:author="Kis Tibor" w:date="2024-05-14T18:55:00Z">
        <w:r>
          <w:t xml:space="preserve">Minden eszközön engedélyezve lett az SSH és felhasználó lett létrehozva, melynek jelszavát titkosítva tárolódik. </w:t>
        </w:r>
      </w:ins>
    </w:p>
    <w:p w14:paraId="59040775" w14:textId="77777777" w:rsidR="00CD3FFF" w:rsidRDefault="00CD3FFF" w:rsidP="00CD3FFF">
      <w:pPr>
        <w:rPr>
          <w:ins w:id="327" w:author="Kis Tibor" w:date="2024-05-14T18:55:00Z"/>
        </w:rPr>
      </w:pPr>
      <w:ins w:id="328" w:author="Kis Tibor" w:date="2024-05-14T18:55:00Z">
        <w:r>
          <w:t xml:space="preserve">További biztonsági funkcióként a belső hálózaton a bárki által elérhető, Linux webserveren tárolt és publikált intranetes tartalmat a </w:t>
        </w:r>
        <w:r w:rsidRPr="005468A2">
          <w:rPr>
            <w:rPrChange w:id="329" w:author="Kis Tibor" w:date="2024-05-14T16:43:00Z">
              <w:rPr>
                <w:rFonts w:ascii="Segoe UI" w:hAnsi="Segoe UI" w:cs="Segoe UI"/>
                <w:color w:val="ECECEC"/>
                <w:shd w:val="clear" w:color="auto" w:fill="212121"/>
              </w:rPr>
            </w:rPrChange>
          </w:rPr>
          <w:t>443-as port (HTTPS) preferálás</w:t>
        </w:r>
        <w:r>
          <w:t>áv</w:t>
        </w:r>
        <w:r w:rsidRPr="005468A2">
          <w:rPr>
            <w:rPrChange w:id="330" w:author="Kis Tibor" w:date="2024-05-14T16:43:00Z">
              <w:rPr>
                <w:rFonts w:ascii="Segoe UI" w:hAnsi="Segoe UI" w:cs="Segoe UI"/>
                <w:color w:val="ECECEC"/>
                <w:shd w:val="clear" w:color="auto" w:fill="212121"/>
              </w:rPr>
            </w:rPrChange>
          </w:rPr>
          <w:t>a</w:t>
        </w:r>
        <w:r>
          <w:t>l</w:t>
        </w:r>
        <w:r w:rsidRPr="005468A2">
          <w:rPr>
            <w:rPrChange w:id="331" w:author="Kis Tibor" w:date="2024-05-14T16:43:00Z">
              <w:rPr>
                <w:rFonts w:ascii="Segoe UI" w:hAnsi="Segoe UI" w:cs="Segoe UI"/>
                <w:color w:val="ECECEC"/>
                <w:shd w:val="clear" w:color="auto" w:fill="212121"/>
              </w:rPr>
            </w:rPrChange>
          </w:rPr>
          <w:t xml:space="preserve"> és a 80-as port (HTTP) tiltás</w:t>
        </w:r>
        <w:r>
          <w:t xml:space="preserve">ával szabályozzuk. Ez  </w:t>
        </w:r>
        <w:r w:rsidRPr="005468A2">
          <w:rPr>
            <w:rPrChange w:id="332" w:author="Kis Tibor" w:date="2024-05-14T16:44:00Z">
              <w:rPr>
                <w:rFonts w:ascii="Segoe UI" w:hAnsi="Segoe UI" w:cs="Segoe UI"/>
                <w:color w:val="ECECEC"/>
                <w:shd w:val="clear" w:color="auto" w:fill="212121"/>
              </w:rPr>
            </w:rPrChange>
          </w:rPr>
          <w:t>javítja az internetes kommunikáció biztonságát és védelmét</w:t>
        </w:r>
        <w:r>
          <w:t xml:space="preserve"> valamint </w:t>
        </w:r>
        <w:r w:rsidRPr="005468A2">
          <w:rPr>
            <w:rPrChange w:id="333" w:author="Kis Tibor" w:date="2024-05-14T16:44:00Z">
              <w:rPr>
                <w:rFonts w:ascii="Segoe UI" w:hAnsi="Segoe UI" w:cs="Segoe UI"/>
                <w:color w:val="ECECEC"/>
                <w:shd w:val="clear" w:color="auto" w:fill="212121"/>
              </w:rPr>
            </w:rPrChange>
          </w:rPr>
          <w:t>hozzájárul az adatvédelemhez és az adatbiztonsághoz.</w:t>
        </w:r>
        <w:r>
          <w:t xml:space="preserve"> </w:t>
        </w:r>
        <w:r w:rsidRPr="005468A2">
          <w:rPr>
            <w:rPrChange w:id="334" w:author="Kis Tibor" w:date="2024-05-14T16:46:00Z">
              <w:rPr>
                <w:rFonts w:ascii="Segoe UI" w:hAnsi="Segoe UI" w:cs="Segoe UI"/>
                <w:color w:val="ECECEC"/>
                <w:shd w:val="clear" w:color="auto" w:fill="212121"/>
              </w:rPr>
            </w:rPrChange>
          </w:rPr>
          <w:t>Egyes szabályozási irányelvek</w:t>
        </w:r>
        <w:r>
          <w:t xml:space="preserve"> és</w:t>
        </w:r>
        <w:r w:rsidRPr="005468A2">
          <w:rPr>
            <w:rPrChange w:id="335" w:author="Kis Tibor" w:date="2024-05-14T16:46:00Z">
              <w:rPr>
                <w:rFonts w:ascii="Segoe UI" w:hAnsi="Segoe UI" w:cs="Segoe UI"/>
                <w:color w:val="ECECEC"/>
                <w:shd w:val="clear" w:color="auto" w:fill="212121"/>
              </w:rPr>
            </w:rPrChange>
          </w:rPr>
          <w:t xml:space="preserve"> adatvédelmi jogszabályok (pl. GDPR), elő</w:t>
        </w:r>
        <w:r>
          <w:t xml:space="preserve"> is </w:t>
        </w:r>
        <w:r w:rsidRPr="005468A2">
          <w:rPr>
            <w:rPrChange w:id="336" w:author="Kis Tibor" w:date="2024-05-14T16:46:00Z">
              <w:rPr>
                <w:rFonts w:ascii="Segoe UI" w:hAnsi="Segoe UI" w:cs="Segoe UI"/>
                <w:color w:val="ECECEC"/>
                <w:shd w:val="clear" w:color="auto" w:fill="212121"/>
              </w:rPr>
            </w:rPrChange>
          </w:rPr>
          <w:t>írják az adatok biztonságos továbbítását és tárolását</w:t>
        </w:r>
        <w:r>
          <w:t xml:space="preserve">, melyek így </w:t>
        </w:r>
        <w:r w:rsidRPr="00CF3F22">
          <w:rPr>
            <w:rPrChange w:id="337" w:author="Kis Tibor" w:date="2024-05-14T16:47:00Z">
              <w:rPr>
                <w:rFonts w:ascii="Segoe UI" w:hAnsi="Segoe UI" w:cs="Segoe UI"/>
                <w:color w:val="ECECEC"/>
                <w:shd w:val="clear" w:color="auto" w:fill="212121"/>
              </w:rPr>
            </w:rPrChange>
          </w:rPr>
          <w:t>titkosított formában kerülnek továbbításra, így sokkal nehezebb azokat illetéktelenek számára megfigyelni vagy megváltoztatni.</w:t>
        </w:r>
        <w:r>
          <w:rPr>
            <w:rStyle w:val="Lbjegyzet-hivatkozs"/>
          </w:rPr>
          <w:footnoteReference w:id="1"/>
        </w:r>
        <w:r>
          <w:rPr>
            <w:noProof/>
          </w:rPr>
          <w:drawing>
            <wp:inline distT="0" distB="0" distL="0" distR="0" wp14:anchorId="0A9EFA4F" wp14:editId="0FF56445">
              <wp:extent cx="5760720" cy="111188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uter-acl-80-1.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1111885"/>
                      </a:xfrm>
                      <a:prstGeom prst="rect">
                        <a:avLst/>
                      </a:prstGeom>
                    </pic:spPr>
                  </pic:pic>
                </a:graphicData>
              </a:graphic>
            </wp:inline>
          </w:drawing>
        </w:r>
      </w:ins>
    </w:p>
    <w:p w14:paraId="457C49A1" w14:textId="77777777" w:rsidR="00CD3FFF" w:rsidRPr="004D169A" w:rsidRDefault="00CD3FFF">
      <w:pPr>
        <w:rPr>
          <w:ins w:id="340" w:author="Gergő Lócska" w:date="2024-05-13T22:34:00Z"/>
        </w:rPr>
        <w:pPrChange w:id="341" w:author="Kis Tibor" w:date="2024-05-14T18:55:00Z">
          <w:pPr>
            <w:pStyle w:val="Cmsor1"/>
          </w:pPr>
        </w:pPrChange>
      </w:pPr>
    </w:p>
    <w:p w14:paraId="509C7B44" w14:textId="516D614D" w:rsidR="003215D0" w:rsidRPr="003215D0" w:rsidRDefault="003215D0">
      <w:pPr>
        <w:pStyle w:val="Cmsor1"/>
      </w:pPr>
      <w:bookmarkStart w:id="342" w:name="_Toc166538309"/>
      <w:r>
        <w:lastRenderedPageBreak/>
        <w:t>Vezeték nélküli hálózat</w:t>
      </w:r>
      <w:ins w:id="343" w:author="Gergő Lócska" w:date="2024-05-13T22:35:00Z">
        <w:r w:rsidR="006B0614">
          <w:t xml:space="preserve"> </w:t>
        </w:r>
        <w:del w:id="344" w:author="Krisztián Benjamin Szamosi" w:date="2024-05-14T20:57:00Z">
          <w:r w:rsidR="006B0614" w:rsidDel="001C6ADE">
            <w:delText>- Tibor</w:delText>
          </w:r>
        </w:del>
      </w:ins>
      <w:bookmarkEnd w:id="342"/>
    </w:p>
    <w:p w14:paraId="5F503BA1" w14:textId="77777777" w:rsidR="00CD3FFF" w:rsidRDefault="00CD3FFF" w:rsidP="00CD3FFF">
      <w:pPr>
        <w:rPr>
          <w:ins w:id="345" w:author="Kis Tibor" w:date="2024-05-14T18:55:00Z"/>
        </w:rPr>
      </w:pPr>
      <w:ins w:id="346" w:author="Kis Tibor" w:date="2024-05-14T18:55:00Z">
        <w:r>
          <w:t>Elkerülhetetlen és nem is lehet cél a vezetéknélküli hálózat használata Az általuk biztosított számos előny mellett hátrányuk jelentéktelen. A mobilitás, a kényelem felhasználói oldalról, míg a skálázhatóság, költségcsökkentés vagy a telepítési rugalmasság tulajdonosi és rendszeradminisztrációs oldalról teszi vonzóvá a technológiát.</w:t>
        </w:r>
      </w:ins>
    </w:p>
    <w:p w14:paraId="240C7F35" w14:textId="77777777" w:rsidR="00CD3FFF" w:rsidRPr="003215D0" w:rsidRDefault="00CD3FFF" w:rsidP="00CD3FFF">
      <w:pPr>
        <w:rPr>
          <w:ins w:id="347" w:author="Kis Tibor" w:date="2024-05-14T18:55:00Z"/>
        </w:rPr>
      </w:pPr>
      <w:ins w:id="348" w:author="Kis Tibor" w:date="2024-05-14T18:55:00Z">
        <w:r>
          <w:t xml:space="preserve">Több hálózati szegmensben is található WiFi hozzáférési lehetőség. Egyes helyeken ez Access </w:t>
        </w:r>
        <w:proofErr w:type="spellStart"/>
        <w:r>
          <w:t>Point-tal</w:t>
        </w:r>
        <w:proofErr w:type="spellEnd"/>
        <w:r>
          <w:t xml:space="preserve"> míg máshol WiFi Routerrel valósul meg.</w:t>
        </w:r>
      </w:ins>
    </w:p>
    <w:p w14:paraId="0E78E76D" w14:textId="77777777" w:rsidR="00CD3FFF" w:rsidRDefault="00CD3FFF" w:rsidP="00CD3FFF">
      <w:pPr>
        <w:rPr>
          <w:ins w:id="349" w:author="Kis Tibor" w:date="2024-05-14T18:55:00Z"/>
        </w:rPr>
      </w:pPr>
      <w:ins w:id="350" w:author="Kis Tibor" w:date="2024-05-14T18:55:00Z">
        <w:r w:rsidRPr="00684092">
          <w:rPr>
            <w:rPrChange w:id="351" w:author="Kis Tibor" w:date="2024-05-14T17:11:00Z">
              <w:rPr>
                <w:rFonts w:ascii="Segoe UI" w:hAnsi="Segoe UI" w:cs="Segoe UI"/>
                <w:color w:val="ECECEC"/>
                <w:shd w:val="clear" w:color="auto" w:fill="212121"/>
              </w:rPr>
            </w:rPrChange>
          </w:rPr>
          <w:t xml:space="preserve">Az Access </w:t>
        </w:r>
        <w:proofErr w:type="spellStart"/>
        <w:r w:rsidRPr="00684092">
          <w:rPr>
            <w:rPrChange w:id="352" w:author="Kis Tibor" w:date="2024-05-14T17:11:00Z">
              <w:rPr>
                <w:rFonts w:ascii="Segoe UI" w:hAnsi="Segoe UI" w:cs="Segoe UI"/>
                <w:color w:val="ECECEC"/>
                <w:shd w:val="clear" w:color="auto" w:fill="212121"/>
              </w:rPr>
            </w:rPrChange>
          </w:rPr>
          <w:t>Point</w:t>
        </w:r>
        <w:r>
          <w:t>-tal</w:t>
        </w:r>
        <w:proofErr w:type="spellEnd"/>
        <w:r w:rsidRPr="00684092">
          <w:rPr>
            <w:rPrChange w:id="353" w:author="Kis Tibor" w:date="2024-05-14T17:11:00Z">
              <w:rPr>
                <w:rFonts w:ascii="Segoe UI" w:hAnsi="Segoe UI" w:cs="Segoe UI"/>
                <w:color w:val="ECECEC"/>
                <w:shd w:val="clear" w:color="auto" w:fill="212121"/>
              </w:rPr>
            </w:rPrChange>
          </w:rPr>
          <w:t xml:space="preserve"> </w:t>
        </w:r>
        <w:r>
          <w:t xml:space="preserve">lefedett helyeken </w:t>
        </w:r>
        <w:r w:rsidRPr="00684092">
          <w:rPr>
            <w:rPrChange w:id="354" w:author="Kis Tibor" w:date="2024-05-14T17:11:00Z">
              <w:rPr>
                <w:rFonts w:ascii="Segoe UI" w:hAnsi="Segoe UI" w:cs="Segoe UI"/>
                <w:color w:val="ECECEC"/>
                <w:shd w:val="clear" w:color="auto" w:fill="212121"/>
              </w:rPr>
            </w:rPrChange>
          </w:rPr>
          <w:t xml:space="preserve">az egyes eszközök (számítógépek, okostelefonok, táblagépek stb.) kapcsolódását és csatlakozását </w:t>
        </w:r>
        <w:r>
          <w:t>oldja meg</w:t>
        </w:r>
        <w:r w:rsidRPr="00684092">
          <w:rPr>
            <w:rPrChange w:id="355" w:author="Kis Tibor" w:date="2024-05-14T17:11:00Z">
              <w:rPr>
                <w:rFonts w:ascii="Segoe UI" w:hAnsi="Segoe UI" w:cs="Segoe UI"/>
                <w:color w:val="ECECEC"/>
                <w:shd w:val="clear" w:color="auto" w:fill="212121"/>
              </w:rPr>
            </w:rPrChange>
          </w:rPr>
          <w:t xml:space="preserve"> </w:t>
        </w:r>
        <w:r>
          <w:t>a</w:t>
        </w:r>
        <w:r w:rsidRPr="00684092">
          <w:rPr>
            <w:rPrChange w:id="356" w:author="Kis Tibor" w:date="2024-05-14T17:11:00Z">
              <w:rPr>
                <w:rFonts w:ascii="Segoe UI" w:hAnsi="Segoe UI" w:cs="Segoe UI"/>
                <w:color w:val="ECECEC"/>
                <w:shd w:val="clear" w:color="auto" w:fill="212121"/>
              </w:rPr>
            </w:rPrChange>
          </w:rPr>
          <w:t xml:space="preserve"> vezeték</w:t>
        </w:r>
        <w:r>
          <w:t>es</w:t>
        </w:r>
        <w:r w:rsidRPr="00684092">
          <w:rPr>
            <w:rPrChange w:id="357" w:author="Kis Tibor" w:date="2024-05-14T17:11:00Z">
              <w:rPr>
                <w:rFonts w:ascii="Segoe UI" w:hAnsi="Segoe UI" w:cs="Segoe UI"/>
                <w:color w:val="ECECEC"/>
                <w:shd w:val="clear" w:color="auto" w:fill="212121"/>
              </w:rPr>
            </w:rPrChange>
          </w:rPr>
          <w:t xml:space="preserve"> hálózathoz. </w:t>
        </w:r>
        <w:r>
          <w:t>A</w:t>
        </w:r>
        <w:r w:rsidRPr="00684092">
          <w:rPr>
            <w:rPrChange w:id="358" w:author="Kis Tibor" w:date="2024-05-14T17:11:00Z">
              <w:rPr>
                <w:rFonts w:ascii="Segoe UI" w:hAnsi="Segoe UI" w:cs="Segoe UI"/>
                <w:color w:val="ECECEC"/>
                <w:shd w:val="clear" w:color="auto" w:fill="212121"/>
              </w:rPr>
            </w:rPrChange>
          </w:rPr>
          <w:t xml:space="preserve"> vezeték nélküli eszközök hozzáférnek a kábelen keresztül </w:t>
        </w:r>
        <w:r>
          <w:t>is elérhető erőforrásokhoz, mint nyomtatók, fájlkiszolgáló vagy akár a DHCP szolgáltatás.</w:t>
        </w:r>
      </w:ins>
    </w:p>
    <w:p w14:paraId="4F530BE6" w14:textId="77777777" w:rsidR="00CD3FFF" w:rsidRPr="003215D0" w:rsidRDefault="00CD3FFF" w:rsidP="00CD3FFF">
      <w:pPr>
        <w:rPr>
          <w:ins w:id="359" w:author="Kis Tibor" w:date="2024-05-14T18:55:00Z"/>
        </w:rPr>
      </w:pPr>
      <w:ins w:id="360" w:author="Kis Tibor" w:date="2024-05-14T18:55:00Z">
        <w:r>
          <w:t>Ezzel szemben a WiFi Router sokkal nagyobb elszigetelést és ezzel biztonságot szavatol a megfelelő beállításokkal. Egyedi tűzfallal vagy akár címfordítással kapcsolhatók be hálózatba az itt belépő eszközök.</w:t>
        </w:r>
      </w:ins>
    </w:p>
    <w:p w14:paraId="17E49DC6" w14:textId="77777777" w:rsidR="003215D0" w:rsidRPr="003215D0" w:rsidRDefault="003215D0" w:rsidP="00335889"/>
    <w:p w14:paraId="7EE57939" w14:textId="77777777" w:rsidR="003215D0" w:rsidRPr="003215D0" w:rsidRDefault="003215D0" w:rsidP="00335889"/>
    <w:p w14:paraId="1619DCF1" w14:textId="00EC4721" w:rsidR="001E565F" w:rsidRDefault="004F2846">
      <w:pPr>
        <w:pStyle w:val="Cmsor1"/>
      </w:pPr>
      <w:bookmarkStart w:id="361" w:name="_Toc166538310"/>
      <w:r>
        <w:lastRenderedPageBreak/>
        <w:t>Windows szerver konfigurálása</w:t>
      </w:r>
      <w:bookmarkEnd w:id="361"/>
    </w:p>
    <w:p w14:paraId="793DB528" w14:textId="15516385" w:rsidR="00FD63A7" w:rsidRPr="00FD63A7" w:rsidRDefault="00FD63A7">
      <w:pPr>
        <w:pStyle w:val="Cmsor2"/>
        <w:pPrChange w:id="362" w:author="Kis Tibor" w:date="2024-05-14T00:07:00Z">
          <w:pPr>
            <w:pStyle w:val="Cmsor2"/>
            <w:ind w:left="720" w:hanging="360"/>
          </w:pPr>
        </w:pPrChange>
      </w:pPr>
      <w:bookmarkStart w:id="363" w:name="_Toc166538311"/>
      <w:r w:rsidRPr="00FD63A7">
        <w:t>DHCP</w:t>
      </w:r>
      <w:bookmarkEnd w:id="363"/>
    </w:p>
    <w:p w14:paraId="4F5BB4CB" w14:textId="77777777" w:rsidR="004F2846" w:rsidRDefault="004F2846">
      <w:r>
        <w:t>A Windows</w:t>
      </w:r>
      <w:r w:rsidR="00BE41A4">
        <w:t xml:space="preserve"> </w:t>
      </w:r>
      <w:r>
        <w:t xml:space="preserve">Server 2016-os operációs rendszerre DHCP szolgáltatást telepítettünk. Beállításai alapján a </w:t>
      </w:r>
      <w:proofErr w:type="spellStart"/>
      <w:r w:rsidR="00B547D7">
        <w:t>Gyor_B</w:t>
      </w:r>
      <w:proofErr w:type="spellEnd"/>
      <w:r w:rsidR="00AE58B1">
        <w:t xml:space="preserve"> területnek a</w:t>
      </w:r>
      <w:r w:rsidR="00B547D7">
        <w:t xml:space="preserve"> </w:t>
      </w:r>
      <w:r>
        <w:t>192.168.1.</w:t>
      </w:r>
      <w:r w:rsidR="00AE58B1">
        <w:t>32</w:t>
      </w:r>
      <w:r>
        <w:t>/</w:t>
      </w:r>
      <w:r w:rsidR="00B547D7">
        <w:t xml:space="preserve">27 </w:t>
      </w:r>
      <w:r w:rsidR="00AE58B1">
        <w:t>hálózat</w:t>
      </w:r>
      <w:r w:rsidR="00B547D7">
        <w:t>szegmens</w:t>
      </w:r>
      <w:r w:rsidR="00AE58B1">
        <w:t xml:space="preserve">ből szolgáltat IP címet. Az alábbi képen jól látható, hogy a Windows10 kliens a 192.168.1.37-es IP címet kapta a megfelelő 192.168.1.33-as átjáró IP címével. </w:t>
      </w:r>
      <w:r w:rsidR="00BE41A4">
        <w:t>Ennek megfelelően a bérlet is megjelent a szerver felügyeleti konzolján.</w:t>
      </w:r>
    </w:p>
    <w:p w14:paraId="0C33B3EE" w14:textId="77777777" w:rsidR="004F2846" w:rsidRDefault="00AE58B1">
      <w:r>
        <w:rPr>
          <w:noProof/>
        </w:rPr>
        <w:drawing>
          <wp:inline distT="0" distB="0" distL="0" distR="0" wp14:anchorId="0FCD858A" wp14:editId="5A88A738">
            <wp:extent cx="5759450" cy="3100605"/>
            <wp:effectExtent l="0" t="0" r="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293"/>
                    <a:stretch/>
                  </pic:blipFill>
                  <pic:spPr bwMode="auto">
                    <a:xfrm>
                      <a:off x="0" y="0"/>
                      <a:ext cx="5759591" cy="3100681"/>
                    </a:xfrm>
                    <a:prstGeom prst="rect">
                      <a:avLst/>
                    </a:prstGeom>
                    <a:noFill/>
                    <a:ln>
                      <a:noFill/>
                    </a:ln>
                    <a:extLst>
                      <a:ext uri="{53640926-AAD7-44D8-BBD7-CCE9431645EC}">
                        <a14:shadowObscured xmlns:a14="http://schemas.microsoft.com/office/drawing/2010/main"/>
                      </a:ext>
                    </a:extLst>
                  </pic:spPr>
                </pic:pic>
              </a:graphicData>
            </a:graphic>
          </wp:inline>
        </w:drawing>
      </w:r>
    </w:p>
    <w:p w14:paraId="368A5F51" w14:textId="3517ADE8" w:rsidR="0020047D" w:rsidRDefault="008F6B7C">
      <w:pPr>
        <w:pStyle w:val="Cmsor2"/>
        <w:pPrChange w:id="364" w:author="Kis Tibor" w:date="2024-05-14T00:07:00Z">
          <w:pPr>
            <w:pStyle w:val="Cmsor2"/>
            <w:ind w:left="720" w:hanging="360"/>
          </w:pPr>
        </w:pPrChange>
      </w:pPr>
      <w:bookmarkStart w:id="365" w:name="_Toc166538312"/>
      <w:r>
        <w:t>Active Directory beállítása</w:t>
      </w:r>
      <w:bookmarkEnd w:id="365"/>
    </w:p>
    <w:p w14:paraId="7577868E" w14:textId="3FFC6573" w:rsidR="008F6B7C" w:rsidRDefault="008F6B7C">
      <w:r>
        <w:t>A megfelelő IP  cím kiosztása után a klienst a szerveren létrehozott AD-</w:t>
      </w:r>
      <w:proofErr w:type="spellStart"/>
      <w:r>
        <w:t>ba</w:t>
      </w:r>
      <w:proofErr w:type="spellEnd"/>
      <w:r>
        <w:t xml:space="preserve"> léptettük. A kép jobb oldali, szerver képernyőképen jól látszik, hogy fut a DNS szolgáltatás,</w:t>
      </w:r>
      <w:r w:rsidR="00111038">
        <w:t xml:space="preserve"> </w:t>
      </w:r>
      <w:r>
        <w:t>ami nélkül az AD nem lát</w:t>
      </w:r>
      <w:r w:rsidR="00111038">
        <w:t>ná</w:t>
      </w:r>
      <w:r>
        <w:t xml:space="preserve"> el a feladatát, illetve felül látszik, hogy létre lett hozva egy tartomány </w:t>
      </w:r>
      <w:r w:rsidRPr="008F6B7C">
        <w:rPr>
          <w:b/>
          <w:i/>
        </w:rPr>
        <w:t>Gyor.Server0</w:t>
      </w:r>
      <w:r>
        <w:t xml:space="preserve"> néven. A kliensen az alapértelmezett </w:t>
      </w:r>
      <w:proofErr w:type="spellStart"/>
      <w:r>
        <w:t>Workgroup</w:t>
      </w:r>
      <w:proofErr w:type="spellEnd"/>
      <w:r>
        <w:t xml:space="preserve"> mu</w:t>
      </w:r>
      <w:ins w:id="366" w:author="Kis Tibor" w:date="2024-05-14T18:55:00Z">
        <w:r w:rsidR="00CD3FFF">
          <w:t>n</w:t>
        </w:r>
      </w:ins>
      <w:r>
        <w:t xml:space="preserve">kacsoportból kezdeményeztük a gép  </w:t>
      </w:r>
      <w:r>
        <w:lastRenderedPageBreak/>
        <w:t xml:space="preserve">tartományba léptetését a tartomány pontos nevének megadásával.  </w:t>
      </w:r>
      <w:r>
        <w:rPr>
          <w:noProof/>
        </w:rPr>
        <w:drawing>
          <wp:inline distT="0" distB="0" distL="0" distR="0" wp14:anchorId="4783F000" wp14:editId="2B9B15FB">
            <wp:extent cx="5748655" cy="3123565"/>
            <wp:effectExtent l="0" t="0" r="4445"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8655" cy="3123565"/>
                    </a:xfrm>
                    <a:prstGeom prst="rect">
                      <a:avLst/>
                    </a:prstGeom>
                    <a:noFill/>
                    <a:ln>
                      <a:noFill/>
                    </a:ln>
                  </pic:spPr>
                </pic:pic>
              </a:graphicData>
            </a:graphic>
          </wp:inline>
        </w:drawing>
      </w:r>
    </w:p>
    <w:p w14:paraId="0571F784" w14:textId="157850A2" w:rsidR="00E62381" w:rsidRDefault="008F6B7C">
      <w:r>
        <w:t>A tartományvezérlő a kérelemre egy olyan felhasználó nevét és jelszavát kéri be, akinek joga van a beléptetést végrehajtani. Ha ezt megkapta</w:t>
      </w:r>
      <w:r w:rsidR="00E25772">
        <w:t xml:space="preserve"> egy üdvözlő ablakkal rögzíti a belépés tényét, majd újraindítás után már lehetőség van akár egy az AD-n létrehozott felhasználóval is belépni.</w:t>
      </w:r>
    </w:p>
    <w:p w14:paraId="0031353C" w14:textId="77777777" w:rsidR="00E62381" w:rsidRDefault="00E25772" w:rsidP="00E62381">
      <w:r>
        <w:rPr>
          <w:noProof/>
        </w:rPr>
        <w:drawing>
          <wp:inline distT="0" distB="0" distL="0" distR="0" wp14:anchorId="77A6F9D3" wp14:editId="5BCB03F8">
            <wp:extent cx="5748655" cy="3123565"/>
            <wp:effectExtent l="0" t="0" r="4445" b="63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8655" cy="3123565"/>
                    </a:xfrm>
                    <a:prstGeom prst="rect">
                      <a:avLst/>
                    </a:prstGeom>
                    <a:noFill/>
                    <a:ln>
                      <a:noFill/>
                    </a:ln>
                  </pic:spPr>
                </pic:pic>
              </a:graphicData>
            </a:graphic>
          </wp:inline>
        </w:drawing>
      </w:r>
    </w:p>
    <w:p w14:paraId="7AD3EDB3" w14:textId="41ADB2F7" w:rsidR="0042726C" w:rsidRDefault="0042726C" w:rsidP="00E62381">
      <w:pPr>
        <w:rPr>
          <w:noProof/>
        </w:rPr>
      </w:pPr>
      <w:r>
        <w:t>Belépés után - az Iroda szervezeti egység tagjaként - Példa Ottó nevű felhasználónk a számára beállított megosztott meghajtót az egyszerűség kedvéért "</w:t>
      </w:r>
      <w:r w:rsidRPr="0042726C">
        <w:rPr>
          <w:i/>
        </w:rPr>
        <w:t>Z: megh</w:t>
      </w:r>
      <w:r w:rsidRPr="0042726C">
        <w:t>ajtó</w:t>
      </w:r>
      <w:r w:rsidR="00111038">
        <w:t>”-</w:t>
      </w:r>
      <w:r w:rsidRPr="0042726C">
        <w:t>ként</w:t>
      </w:r>
      <w:r>
        <w:t xml:space="preserve"> felcsatolva sikeresen eléri.</w:t>
      </w:r>
    </w:p>
    <w:p w14:paraId="2F52E0FE" w14:textId="77777777" w:rsidR="0042726C" w:rsidRDefault="0042726C" w:rsidP="00E62381">
      <w:r>
        <w:rPr>
          <w:noProof/>
        </w:rPr>
        <w:lastRenderedPageBreak/>
        <w:drawing>
          <wp:inline distT="0" distB="0" distL="0" distR="0" wp14:anchorId="166425BA" wp14:editId="1B0801E0">
            <wp:extent cx="5745703" cy="2343367"/>
            <wp:effectExtent l="0" t="0" r="762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4076" b="10935"/>
                    <a:stretch/>
                  </pic:blipFill>
                  <pic:spPr bwMode="auto">
                    <a:xfrm>
                      <a:off x="0" y="0"/>
                      <a:ext cx="5746750" cy="2343794"/>
                    </a:xfrm>
                    <a:prstGeom prst="rect">
                      <a:avLst/>
                    </a:prstGeom>
                    <a:noFill/>
                    <a:ln>
                      <a:noFill/>
                    </a:ln>
                    <a:extLst>
                      <a:ext uri="{53640926-AAD7-44D8-BBD7-CCE9431645EC}">
                        <a14:shadowObscured xmlns:a14="http://schemas.microsoft.com/office/drawing/2010/main"/>
                      </a:ext>
                    </a:extLst>
                  </pic:spPr>
                </pic:pic>
              </a:graphicData>
            </a:graphic>
          </wp:inline>
        </w:drawing>
      </w:r>
    </w:p>
    <w:p w14:paraId="08D0F5D8" w14:textId="15385DD4" w:rsidR="00ED1498" w:rsidRDefault="00ED1498" w:rsidP="00E62381">
      <w:r>
        <w:t xml:space="preserve">Csoportházirend átgondolt beállításaival az egyes szervezeti egységek, így azok tagjai  a felhasználók, hálózaton illetve az egyes végponti gépeken alkalmazott jogai, lehetőségei jól szabályozhatók. Óriási előnye, hogy ennek menedzselését a rendszergazda vagy az erre a feladatra jogosultságokkal ellátott személy, központosított módon láthatja el. A felhasználó számára </w:t>
      </w:r>
      <w:r w:rsidR="006614C5">
        <w:t>i</w:t>
      </w:r>
      <w:r>
        <w:t>s előnyökkel járhat. Épületen belül</w:t>
      </w:r>
      <w:r w:rsidR="006614C5">
        <w:t xml:space="preserve"> a különböző gépeken belépve, az azonosítása után akár mindig ugyanaz a munkakörnyezet fogadhatja, így növelve a kényelmét és a hatékonyságát.</w:t>
      </w:r>
    </w:p>
    <w:p w14:paraId="198E46F8" w14:textId="7BE7DB32" w:rsidR="0042726C" w:rsidRDefault="0042726C" w:rsidP="00E62381">
      <w:pPr>
        <w:rPr>
          <w:noProof/>
        </w:rPr>
      </w:pPr>
      <w:r>
        <w:t>A szerveren megosztott nyomtatási szolgáltatás is fut. A kliens megtalálta és telepítette is a szerveren található és az AD által terjesztett Canon nyomtatót.</w:t>
      </w:r>
    </w:p>
    <w:p w14:paraId="024551A5" w14:textId="3E85F958" w:rsidR="0042726C" w:rsidRDefault="0042726C" w:rsidP="00E62381">
      <w:r>
        <w:rPr>
          <w:noProof/>
        </w:rPr>
        <w:drawing>
          <wp:inline distT="0" distB="0" distL="0" distR="0" wp14:anchorId="1D3CB5C9" wp14:editId="3D169778">
            <wp:extent cx="5745559" cy="2378019"/>
            <wp:effectExtent l="0" t="0" r="7620" b="381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150" b="10749"/>
                    <a:stretch/>
                  </pic:blipFill>
                  <pic:spPr bwMode="auto">
                    <a:xfrm>
                      <a:off x="0" y="0"/>
                      <a:ext cx="5746750" cy="2378512"/>
                    </a:xfrm>
                    <a:prstGeom prst="rect">
                      <a:avLst/>
                    </a:prstGeom>
                    <a:noFill/>
                    <a:ln>
                      <a:noFill/>
                    </a:ln>
                    <a:extLst>
                      <a:ext uri="{53640926-AAD7-44D8-BBD7-CCE9431645EC}">
                        <a14:shadowObscured xmlns:a14="http://schemas.microsoft.com/office/drawing/2010/main"/>
                      </a:ext>
                    </a:extLst>
                  </pic:spPr>
                </pic:pic>
              </a:graphicData>
            </a:graphic>
          </wp:inline>
        </w:drawing>
      </w:r>
    </w:p>
    <w:p w14:paraId="34BB73F2" w14:textId="7BE0D8BE" w:rsidR="00ED1498" w:rsidRDefault="00ED1498" w:rsidP="00E62381">
      <w:r>
        <w:t>További beállításokkal finomíthatók a felhasználó nyomtatásra vonatkozó jogai.</w:t>
      </w:r>
    </w:p>
    <w:p w14:paraId="3859C73C" w14:textId="284254F9" w:rsidR="00E50412" w:rsidRDefault="005944C9">
      <w:pPr>
        <w:pStyle w:val="Cmsor2"/>
        <w:pPrChange w:id="367" w:author="Kis Tibor" w:date="2024-05-14T00:07:00Z">
          <w:pPr>
            <w:pStyle w:val="Cmsor2"/>
            <w:ind w:left="720" w:hanging="360"/>
          </w:pPr>
        </w:pPrChange>
      </w:pPr>
      <w:bookmarkStart w:id="368" w:name="_Toc166538313"/>
      <w:r>
        <w:t>Biztonsági mentés</w:t>
      </w:r>
      <w:bookmarkEnd w:id="368"/>
    </w:p>
    <w:p w14:paraId="13C2AFF3" w14:textId="0236AB9A" w:rsidR="005944C9" w:rsidRDefault="005944C9" w:rsidP="005944C9">
      <w:pPr>
        <w:rPr>
          <w:noProof/>
        </w:rPr>
      </w:pPr>
      <w:r>
        <w:rPr>
          <w:noProof/>
        </w:rPr>
        <w:t>A</w:t>
      </w:r>
      <w:r w:rsidRPr="005944C9">
        <w:rPr>
          <w:noProof/>
        </w:rPr>
        <w:t xml:space="preserve"> kiszolgáló biztonsági mentése elengedhetetlen a fontos adatok elvesztésének megakadályozása érdekében. Az időszakos biztonsági mentések konfigurálása lehetővé teszi a </w:t>
      </w:r>
      <w:r w:rsidRPr="005944C9">
        <w:rPr>
          <w:noProof/>
        </w:rPr>
        <w:lastRenderedPageBreak/>
        <w:t>rendszer visszaállítását olyan váratlan események előfordulása esetén, mint például a hardverösszetevők meghibásodása, a rendszer helytelen konfigurálása vagy vírusok jelenléte.</w:t>
      </w:r>
    </w:p>
    <w:p w14:paraId="0661DC89" w14:textId="353008F6" w:rsidR="005944C9" w:rsidRDefault="005944C9" w:rsidP="005944C9">
      <w:pPr>
        <w:rPr>
          <w:noProof/>
        </w:rPr>
      </w:pPr>
      <w:r>
        <w:rPr>
          <w:noProof/>
        </w:rPr>
        <w:t>A windows Servernek beépített megoldása van erre, amelyet hozzá lehet adni a szolgáltatásokhoz. A mentések automatizálásával és megfelelő ütemezéssel igyekeznünk kell a kár minimalizálására. Rendkívül fontos átgondolnunk a mentések tárolásának módját és helyét és begyakorolni a visszaállítás módját annak sikerességének ellenőrzésével.</w:t>
      </w:r>
    </w:p>
    <w:p w14:paraId="0ED483F0" w14:textId="6E83ACE4" w:rsidR="005944C9" w:rsidRDefault="005944C9" w:rsidP="005944C9">
      <w:pPr>
        <w:rPr>
          <w:noProof/>
        </w:rPr>
      </w:pPr>
      <w:r>
        <w:rPr>
          <w:noProof/>
        </w:rPr>
        <w:drawing>
          <wp:inline distT="0" distB="0" distL="0" distR="0" wp14:anchorId="546661A7" wp14:editId="526EEA29">
            <wp:extent cx="5743575" cy="32289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673D2DA7" w14:textId="78882CC0" w:rsidR="00E62381" w:rsidRDefault="00E50412">
      <w:pPr>
        <w:pStyle w:val="Cmsor1"/>
      </w:pPr>
      <w:bookmarkStart w:id="369" w:name="_Toc166538314"/>
      <w:r>
        <w:lastRenderedPageBreak/>
        <w:t>Linux szerver konfigurálása</w:t>
      </w:r>
      <w:bookmarkEnd w:id="369"/>
    </w:p>
    <w:p w14:paraId="310D3CE1" w14:textId="5ED1C342" w:rsidR="00E50412" w:rsidRDefault="006316A7">
      <w:pPr>
        <w:pStyle w:val="Cmsor2"/>
        <w:pPrChange w:id="370" w:author="Kis Tibor" w:date="2024-05-14T00:07:00Z">
          <w:pPr>
            <w:pStyle w:val="Cmsor2"/>
            <w:ind w:left="720" w:hanging="360"/>
          </w:pPr>
        </w:pPrChange>
      </w:pPr>
      <w:bookmarkStart w:id="371" w:name="_Toc166538315"/>
      <w:r>
        <w:t>Telepítés</w:t>
      </w:r>
      <w:bookmarkEnd w:id="371"/>
    </w:p>
    <w:p w14:paraId="710A4B05" w14:textId="77777777" w:rsidR="00E50412" w:rsidRDefault="00E50412" w:rsidP="00041D13">
      <w:r>
        <w:t xml:space="preserve">A </w:t>
      </w:r>
      <w:proofErr w:type="spellStart"/>
      <w:r>
        <w:t>linux</w:t>
      </w:r>
      <w:proofErr w:type="spellEnd"/>
      <w:r>
        <w:t xml:space="preserve"> szerver a soproni telephelyen üzemel. A telepítés után a Sopron-</w:t>
      </w:r>
      <w:proofErr w:type="spellStart"/>
      <w:r>
        <w:t>linux</w:t>
      </w:r>
      <w:proofErr w:type="spellEnd"/>
      <w:r>
        <w:t xml:space="preserve"> nevet és statikusan beállított IP címet (192.168.0.138/30) kapott. Számos szolgáltatás fut rajta.</w:t>
      </w:r>
    </w:p>
    <w:p w14:paraId="32ED0444" w14:textId="77777777" w:rsidR="00451E26" w:rsidRDefault="00E50412" w:rsidP="00E50412">
      <w:r>
        <w:t>DNS</w:t>
      </w:r>
      <w:r w:rsidR="00451E26">
        <w:t xml:space="preserve">, </w:t>
      </w:r>
      <w:proofErr w:type="spellStart"/>
      <w:r w:rsidR="00451E26">
        <w:t>Apache</w:t>
      </w:r>
      <w:proofErr w:type="spellEnd"/>
      <w:r w:rsidR="00451E26">
        <w:t>, SSH, FTP, Samba</w:t>
      </w:r>
    </w:p>
    <w:p w14:paraId="49C96B83" w14:textId="77777777" w:rsidR="00E50412" w:rsidRDefault="00E50412" w:rsidP="00E50412">
      <w:pPr>
        <w:rPr>
          <w:noProof/>
        </w:rPr>
      </w:pPr>
      <w:r>
        <w:rPr>
          <w:noProof/>
        </w:rPr>
        <w:drawing>
          <wp:inline distT="0" distB="0" distL="0" distR="0" wp14:anchorId="26BD99F5" wp14:editId="42946837">
            <wp:extent cx="3159659" cy="2369744"/>
            <wp:effectExtent l="0" t="0" r="317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6688" cy="2390016"/>
                    </a:xfrm>
                    <a:prstGeom prst="rect">
                      <a:avLst/>
                    </a:prstGeom>
                    <a:noFill/>
                    <a:ln>
                      <a:noFill/>
                    </a:ln>
                  </pic:spPr>
                </pic:pic>
              </a:graphicData>
            </a:graphic>
          </wp:inline>
        </w:drawing>
      </w:r>
      <w:r>
        <w:rPr>
          <w:noProof/>
        </w:rPr>
        <w:t xml:space="preserve">  </w:t>
      </w:r>
      <w:r>
        <w:rPr>
          <w:noProof/>
        </w:rPr>
        <w:drawing>
          <wp:inline distT="0" distB="0" distL="0" distR="0" wp14:anchorId="5F52EFD3" wp14:editId="0BC768F1">
            <wp:extent cx="2520000" cy="23505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57242" b="46822"/>
                    <a:stretch/>
                  </pic:blipFill>
                  <pic:spPr bwMode="auto">
                    <a:xfrm>
                      <a:off x="0" y="0"/>
                      <a:ext cx="2520000" cy="2350590"/>
                    </a:xfrm>
                    <a:prstGeom prst="rect">
                      <a:avLst/>
                    </a:prstGeom>
                    <a:noFill/>
                    <a:ln>
                      <a:noFill/>
                    </a:ln>
                    <a:extLst>
                      <a:ext uri="{53640926-AAD7-44D8-BBD7-CCE9431645EC}">
                        <a14:shadowObscured xmlns:a14="http://schemas.microsoft.com/office/drawing/2010/main"/>
                      </a:ext>
                    </a:extLst>
                  </pic:spPr>
                </pic:pic>
              </a:graphicData>
            </a:graphic>
          </wp:inline>
        </w:drawing>
      </w:r>
    </w:p>
    <w:p w14:paraId="41A7DDD4" w14:textId="77777777" w:rsidR="006316A7" w:rsidRDefault="006316A7">
      <w:pPr>
        <w:pStyle w:val="Cmsor2"/>
        <w:pPrChange w:id="372" w:author="Kis Tibor" w:date="2024-05-14T00:07:00Z">
          <w:pPr>
            <w:pStyle w:val="Cmsor2"/>
            <w:ind w:left="720" w:hanging="360"/>
          </w:pPr>
        </w:pPrChange>
      </w:pPr>
      <w:bookmarkStart w:id="373" w:name="_Toc166538316"/>
      <w:r>
        <w:t>DNS</w:t>
      </w:r>
      <w:bookmarkEnd w:id="373"/>
    </w:p>
    <w:p w14:paraId="07AABA02" w14:textId="6BE4C008" w:rsidR="00B61E33" w:rsidRDefault="00B61E33" w:rsidP="006316A7">
      <w:pPr>
        <w:rPr>
          <w:noProof/>
        </w:rPr>
      </w:pPr>
      <w:r>
        <w:rPr>
          <w:noProof/>
        </w:rPr>
        <w:t>BIND9 DNS szerver szolgáltatás fut rajta. A Windows 10 kliensről tesztelve a butor.loc nevet a Linux feloldja majd sikeres ping válaszokat küld.</w:t>
      </w:r>
    </w:p>
    <w:p w14:paraId="3BAEA130" w14:textId="77777777" w:rsidR="00B61E33" w:rsidRDefault="00B61E33" w:rsidP="00B61E33">
      <w:pPr>
        <w:rPr>
          <w:noProof/>
        </w:rPr>
      </w:pPr>
      <w:r>
        <w:rPr>
          <w:noProof/>
        </w:rPr>
        <w:drawing>
          <wp:inline distT="0" distB="0" distL="0" distR="0" wp14:anchorId="356A8CB3" wp14:editId="53A475D5">
            <wp:extent cx="5747385" cy="3122930"/>
            <wp:effectExtent l="0" t="0" r="5715"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7385" cy="3122930"/>
                    </a:xfrm>
                    <a:prstGeom prst="rect">
                      <a:avLst/>
                    </a:prstGeom>
                    <a:noFill/>
                    <a:ln>
                      <a:noFill/>
                    </a:ln>
                  </pic:spPr>
                </pic:pic>
              </a:graphicData>
            </a:graphic>
          </wp:inline>
        </w:drawing>
      </w:r>
    </w:p>
    <w:p w14:paraId="2C79102A" w14:textId="77777777" w:rsidR="006316A7" w:rsidRDefault="006316A7">
      <w:pPr>
        <w:pStyle w:val="Cmsor2"/>
        <w:pPrChange w:id="374" w:author="Kis Tibor" w:date="2024-05-14T00:07:00Z">
          <w:pPr>
            <w:pStyle w:val="Cmsor2"/>
            <w:ind w:left="720" w:hanging="360"/>
          </w:pPr>
        </w:pPrChange>
      </w:pPr>
      <w:bookmarkStart w:id="375" w:name="_Toc166538317"/>
      <w:r>
        <w:t>SSH</w:t>
      </w:r>
      <w:bookmarkEnd w:id="375"/>
    </w:p>
    <w:p w14:paraId="4F2E4D04" w14:textId="4204A2D6" w:rsidR="00405027" w:rsidRDefault="00405027" w:rsidP="00E50412">
      <w:pPr>
        <w:rPr>
          <w:noProof/>
        </w:rPr>
      </w:pPr>
      <w:r>
        <w:rPr>
          <w:noProof/>
        </w:rPr>
        <w:lastRenderedPageBreak/>
        <w:t xml:space="preserve">Egy távoli Windows 10 kliens gépről léptünk be SSH-val. Az azonosítás sikeres volt és a Promptban megjelent a Linux, majd </w:t>
      </w:r>
      <w:r w:rsidR="00B61E33">
        <w:rPr>
          <w:noProof/>
        </w:rPr>
        <w:t xml:space="preserve">ezután </w:t>
      </w:r>
      <w:r>
        <w:rPr>
          <w:noProof/>
        </w:rPr>
        <w:t xml:space="preserve">futatható volt </w:t>
      </w:r>
      <w:r w:rsidR="00B61E33">
        <w:rPr>
          <w:noProof/>
        </w:rPr>
        <w:t xml:space="preserve">akár </w:t>
      </w:r>
      <w:r>
        <w:rPr>
          <w:noProof/>
        </w:rPr>
        <w:t>az MC alkalmazás</w:t>
      </w:r>
      <w:r w:rsidR="00B61E33">
        <w:rPr>
          <w:noProof/>
        </w:rPr>
        <w:t xml:space="preserve"> is</w:t>
      </w:r>
      <w:r>
        <w:rPr>
          <w:noProof/>
        </w:rPr>
        <w:t>.</w:t>
      </w:r>
      <w:r w:rsidR="00940156">
        <w:rPr>
          <w:noProof/>
        </w:rPr>
        <w:t xml:space="preserve"> </w:t>
      </w:r>
      <w:r w:rsidR="00AD3219">
        <w:rPr>
          <w:noProof/>
        </w:rPr>
        <w:br/>
      </w:r>
      <w:r>
        <w:rPr>
          <w:noProof/>
        </w:rPr>
        <w:drawing>
          <wp:inline distT="0" distB="0" distL="0" distR="0" wp14:anchorId="7C119F9E" wp14:editId="4B2567D5">
            <wp:extent cx="5747385" cy="3122930"/>
            <wp:effectExtent l="0" t="0" r="5715"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7385" cy="3122930"/>
                    </a:xfrm>
                    <a:prstGeom prst="rect">
                      <a:avLst/>
                    </a:prstGeom>
                    <a:noFill/>
                    <a:ln>
                      <a:noFill/>
                    </a:ln>
                  </pic:spPr>
                </pic:pic>
              </a:graphicData>
            </a:graphic>
          </wp:inline>
        </w:drawing>
      </w:r>
    </w:p>
    <w:p w14:paraId="2DC0688C" w14:textId="5689A748" w:rsidR="006316A7" w:rsidRDefault="006316A7">
      <w:pPr>
        <w:pStyle w:val="Cmsor2"/>
        <w:pPrChange w:id="376" w:author="Kis Tibor" w:date="2024-05-14T00:07:00Z">
          <w:pPr>
            <w:pStyle w:val="Cmsor2"/>
            <w:ind w:left="720" w:hanging="360"/>
          </w:pPr>
        </w:pPrChange>
      </w:pPr>
      <w:bookmarkStart w:id="377" w:name="_Toc166538318"/>
      <w:r>
        <w:t>Samba</w:t>
      </w:r>
      <w:bookmarkEnd w:id="377"/>
    </w:p>
    <w:p w14:paraId="29C380A8" w14:textId="2B02AD86" w:rsidR="006316A7" w:rsidRDefault="006316A7" w:rsidP="006316A7">
      <w:pPr>
        <w:rPr>
          <w:rFonts w:ascii="Helvetica" w:hAnsi="Helvetica"/>
          <w:color w:val="000000"/>
          <w:sz w:val="22"/>
          <w:shd w:val="clear" w:color="auto" w:fill="FFFFFF"/>
        </w:rPr>
      </w:pPr>
      <w:r>
        <w:rPr>
          <w:rFonts w:ascii="Helvetica" w:hAnsi="Helvetica"/>
          <w:color w:val="000000"/>
          <w:sz w:val="22"/>
          <w:shd w:val="clear" w:color="auto" w:fill="FFFFFF"/>
        </w:rPr>
        <w:t>Az Ubuntu és Windows számítógépek összekapcsolásának egyik legáltalánosabb módja a Samba beállítása fájlkiszolgálóként. Mi is ezt használtuk.</w:t>
      </w:r>
    </w:p>
    <w:p w14:paraId="20C7AFB2" w14:textId="7AFBCE62" w:rsidR="006316A7" w:rsidRDefault="006316A7" w:rsidP="006316A7">
      <w:r>
        <w:rPr>
          <w:noProof/>
        </w:rPr>
        <w:drawing>
          <wp:inline distT="0" distB="0" distL="0" distR="0" wp14:anchorId="34092DF1" wp14:editId="25B3BA38">
            <wp:extent cx="5753100" cy="31242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4ECD4F52" w14:textId="76C2C9C5" w:rsidR="006316A7" w:rsidRDefault="006316A7">
      <w:pPr>
        <w:pStyle w:val="Cmsor2"/>
        <w:pPrChange w:id="378" w:author="Kis Tibor" w:date="2024-05-14T00:07:00Z">
          <w:pPr>
            <w:pStyle w:val="Cmsor2"/>
            <w:ind w:left="720" w:hanging="360"/>
          </w:pPr>
        </w:pPrChange>
      </w:pPr>
      <w:bookmarkStart w:id="379" w:name="_Toc166538319"/>
      <w:bookmarkStart w:id="380" w:name="_Hlk166531957"/>
      <w:r>
        <w:t>Apache</w:t>
      </w:r>
      <w:bookmarkEnd w:id="379"/>
    </w:p>
    <w:bookmarkEnd w:id="380"/>
    <w:p w14:paraId="6512937D" w14:textId="42138566" w:rsidR="00FE5D3C" w:rsidRDefault="006316A7">
      <w:r>
        <w:lastRenderedPageBreak/>
        <w:t>A</w:t>
      </w:r>
      <w:r w:rsidR="00111038">
        <w:t xml:space="preserve">z </w:t>
      </w:r>
      <w:proofErr w:type="spellStart"/>
      <w:r w:rsidR="00111038">
        <w:t>apache</w:t>
      </w:r>
      <w:proofErr w:type="spellEnd"/>
      <w:r w:rsidR="00111038">
        <w:t xml:space="preserve"> telepítése és aktiválása után</w:t>
      </w:r>
      <w:r w:rsidR="00AD3219">
        <w:t xml:space="preserve"> </w:t>
      </w:r>
      <w:r>
        <w:t>– a már működőképes SSH és a Samba segítségével -</w:t>
      </w:r>
      <w:r w:rsidR="00111038">
        <w:t xml:space="preserve"> az alapértelmezett mappába feltöltöttük az egyelőre  statikus intranetes információs oldal összetevőit, két </w:t>
      </w:r>
      <w:r w:rsidR="00FE5D3C">
        <w:t>HTML</w:t>
      </w:r>
      <w:r w:rsidR="00111038">
        <w:t xml:space="preserve"> fájlt és a hozzájuk tartozó</w:t>
      </w:r>
      <w:r>
        <w:t xml:space="preserve">, </w:t>
      </w:r>
      <w:r w:rsidR="00111038">
        <w:t xml:space="preserve">stílusukat </w:t>
      </w:r>
      <w:r w:rsidR="00FE5D3C">
        <w:t>leíró CSS állományt</w:t>
      </w:r>
      <w:r w:rsidR="00111038">
        <w:t>.</w:t>
      </w:r>
    </w:p>
    <w:p w14:paraId="1DD7CD74" w14:textId="1CD3F754" w:rsidR="00E50412" w:rsidRDefault="00111038">
      <w:r>
        <w:t>A feltöltés után ugyancsak a távoli Windows 10 kliens böngészőjével teszteltünk.</w:t>
      </w:r>
      <w:r w:rsidR="00351FBC">
        <w:rPr>
          <w:rStyle w:val="Lbjegyzet-hivatkozs"/>
        </w:rPr>
        <w:footnoteReference w:id="2"/>
      </w:r>
      <w:r w:rsidR="00FE5D3C">
        <w:rPr>
          <w:noProof/>
        </w:rPr>
        <w:drawing>
          <wp:inline distT="0" distB="0" distL="0" distR="0" wp14:anchorId="77BE2F20" wp14:editId="5767E69C">
            <wp:extent cx="5753100" cy="31242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71C6F4B7" w14:textId="77777777" w:rsidR="00633468" w:rsidRDefault="00633468"/>
    <w:p w14:paraId="0D3EDADA" w14:textId="7AECDD8D" w:rsidR="00633468" w:rsidRDefault="00633468">
      <w:pPr>
        <w:pStyle w:val="Cmsor2"/>
        <w:pPrChange w:id="381" w:author="Kis Tibor" w:date="2024-05-14T00:07:00Z">
          <w:pPr>
            <w:pStyle w:val="Cmsor2"/>
            <w:ind w:left="720" w:hanging="360"/>
          </w:pPr>
        </w:pPrChange>
      </w:pPr>
      <w:bookmarkStart w:id="382" w:name="_Toc166538320"/>
      <w:r>
        <w:t>FTP</w:t>
      </w:r>
      <w:bookmarkEnd w:id="382"/>
      <w:ins w:id="383" w:author="Gergő Lócska" w:date="2024-05-13T22:35:00Z">
        <w:r w:rsidR="006B0614">
          <w:t xml:space="preserve"> </w:t>
        </w:r>
        <w:del w:id="384" w:author="Kis Tibor" w:date="2024-05-14T00:06:00Z">
          <w:r w:rsidR="006B0614" w:rsidDel="003D55C9">
            <w:delText>- Tibor</w:delText>
          </w:r>
        </w:del>
      </w:ins>
    </w:p>
    <w:p w14:paraId="35098FAC" w14:textId="14B679A1" w:rsidR="00633468" w:rsidRDefault="003D55C9">
      <w:ins w:id="385" w:author="Kis Tibor" w:date="2024-05-14T00:07:00Z">
        <w:r>
          <w:t xml:space="preserve">Az Ubuntu szerverre telepítettünk egy FTP </w:t>
        </w:r>
        <w:proofErr w:type="spellStart"/>
        <w:r>
          <w:t>kiszonlgálót</w:t>
        </w:r>
        <w:proofErr w:type="spellEnd"/>
        <w:r>
          <w:t xml:space="preserve"> is</w:t>
        </w:r>
      </w:ins>
      <w:ins w:id="386" w:author="Kis Tibor" w:date="2024-05-14T00:09:00Z">
        <w:r>
          <w:t xml:space="preserve">. </w:t>
        </w:r>
      </w:ins>
      <w:ins w:id="387" w:author="Kis Tibor" w:date="2024-05-14T00:10:00Z">
        <w:r w:rsidR="000F776A">
          <w:t>B</w:t>
        </w:r>
      </w:ins>
      <w:ins w:id="388" w:author="Kis Tibor" w:date="2024-05-14T00:09:00Z">
        <w:r>
          <w:t xml:space="preserve">ár a disztribúció alapértelmezett </w:t>
        </w:r>
      </w:ins>
      <w:ins w:id="389" w:author="Kis Tibor" w:date="2024-05-14T00:10:00Z">
        <w:r w:rsidR="000F776A">
          <w:t xml:space="preserve">alkalmazása a VSFTPD </w:t>
        </w:r>
      </w:ins>
      <w:ins w:id="390" w:author="Kis Tibor" w:date="2024-05-14T00:09:00Z">
        <w:r>
          <w:t xml:space="preserve">meglehetősen </w:t>
        </w:r>
        <w:r w:rsidRPr="003D55C9">
          <w:rPr>
            <w:rPrChange w:id="391" w:author="Kis Tibor" w:date="2024-05-14T00:09:00Z">
              <w:rPr>
                <w:rFonts w:ascii="Segoe UI" w:hAnsi="Segoe UI" w:cs="Segoe UI"/>
                <w:color w:val="ECECEC"/>
                <w:shd w:val="clear" w:color="auto" w:fill="212121"/>
              </w:rPr>
            </w:rPrChange>
          </w:rPr>
          <w:t>elterjedt és népszerű választás a biztonságos és hatékony fájlátvitelre</w:t>
        </w:r>
      </w:ins>
      <w:ins w:id="392" w:author="Kis Tibor" w:date="2024-05-14T00:10:00Z">
        <w:r w:rsidR="000F776A">
          <w:t>, nem használjuk</w:t>
        </w:r>
      </w:ins>
      <w:ins w:id="393" w:author="Kis Tibor" w:date="2024-05-14T00:11:00Z">
        <w:r w:rsidR="000F776A">
          <w:t>. A kliensek</w:t>
        </w:r>
      </w:ins>
      <w:ins w:id="394" w:author="Kis Tibor" w:date="2024-05-14T00:12:00Z">
        <w:r w:rsidR="000F776A">
          <w:t>en kizárólag Windows operációs rendszerek futnak. Ezek</w:t>
        </w:r>
      </w:ins>
      <w:ins w:id="395" w:author="Kis Tibor" w:date="2024-05-14T00:13:00Z">
        <w:r w:rsidR="000F776A">
          <w:t>hez</w:t>
        </w:r>
      </w:ins>
      <w:ins w:id="396" w:author="Kis Tibor" w:date="2024-05-14T00:12:00Z">
        <w:r w:rsidR="000F776A">
          <w:t xml:space="preserve"> a Samba </w:t>
        </w:r>
      </w:ins>
      <w:ins w:id="397" w:author="Kis Tibor" w:date="2024-05-14T00:13:00Z">
        <w:r w:rsidR="000F776A">
          <w:t xml:space="preserve">az ideális </w:t>
        </w:r>
      </w:ins>
      <w:ins w:id="398" w:author="Kis Tibor" w:date="2024-05-14T00:15:00Z">
        <w:r w:rsidR="000F776A">
          <w:t>és megfelelően rugalmas megoldás</w:t>
        </w:r>
      </w:ins>
      <w:ins w:id="399" w:author="Kis Tibor" w:date="2024-05-14T00:13:00Z">
        <w:r w:rsidR="000F776A">
          <w:t xml:space="preserve">. </w:t>
        </w:r>
      </w:ins>
      <w:ins w:id="400" w:author="Kis Tibor" w:date="2024-05-14T00:14:00Z">
        <w:r w:rsidR="000F776A">
          <w:t>Az FTP előkészítésével azonban felkészülhetünk Linux vagy IOS operációs rendszerekkel való kommunikációra.</w:t>
        </w:r>
      </w:ins>
      <w:ins w:id="401" w:author="Kis Tibor" w:date="2024-05-14T00:15:00Z">
        <w:r w:rsidR="000F776A">
          <w:t xml:space="preserve"> </w:t>
        </w:r>
      </w:ins>
    </w:p>
    <w:p w14:paraId="699A34C1" w14:textId="77777777" w:rsidR="00633468" w:rsidRDefault="00633468"/>
    <w:p w14:paraId="7AF1AC96" w14:textId="7162CAE2" w:rsidR="00E62381" w:rsidRDefault="00F07B12">
      <w:pPr>
        <w:pStyle w:val="Cmsor1"/>
      </w:pPr>
      <w:bookmarkStart w:id="402" w:name="_Toc166538321"/>
      <w:r>
        <w:lastRenderedPageBreak/>
        <w:t>Jövőbeni fejlesztések</w:t>
      </w:r>
      <w:ins w:id="403" w:author="Gergő Lócska" w:date="2024-05-13T22:36:00Z">
        <w:r w:rsidR="006B0614">
          <w:t xml:space="preserve"> </w:t>
        </w:r>
        <w:del w:id="404" w:author="Krisztián Benjamin Szamosi" w:date="2024-05-14T21:01:00Z">
          <w:r w:rsidR="006B0614" w:rsidDel="001C6ADE">
            <w:delText>- Krisztián</w:delText>
          </w:r>
        </w:del>
      </w:ins>
      <w:bookmarkEnd w:id="402"/>
    </w:p>
    <w:p w14:paraId="3052F033" w14:textId="3679C2D6" w:rsidR="00F07B12" w:rsidDel="001C6ADE" w:rsidRDefault="00F07B12">
      <w:pPr>
        <w:rPr>
          <w:ins w:id="405" w:author="Gergő Lócska" w:date="2024-05-13T22:35:00Z"/>
          <w:del w:id="406" w:author="Krisztián Benjamin Szamosi" w:date="2024-05-14T21:01:00Z"/>
        </w:rPr>
      </w:pPr>
      <w:del w:id="407" w:author="Krisztián Benjamin Szamosi" w:date="2024-05-14T21:01:00Z">
        <w:r w:rsidDel="001C6ADE">
          <w:delText xml:space="preserve">DMZ létrehozása. </w:delText>
        </w:r>
      </w:del>
    </w:p>
    <w:p w14:paraId="5BE3E452" w14:textId="4F2DFA07" w:rsidR="001C6ADE" w:rsidRDefault="001C6ADE" w:rsidP="001C6ADE">
      <w:pPr>
        <w:rPr>
          <w:ins w:id="408" w:author="Krisztián Benjamin Szamosi" w:date="2024-05-14T20:58:00Z"/>
        </w:rPr>
      </w:pPr>
      <w:ins w:id="409" w:author="Krisztián Benjamin Szamosi" w:date="2024-05-14T20:58:00Z">
        <w:r>
          <w:t xml:space="preserve">A statikus és dinamikus címfordítás olyan technikák, amelyek segítenek az IP címek és hálózati címek kezelésében, hogy hatékonyabbá tegyék a </w:t>
        </w:r>
        <w:proofErr w:type="spellStart"/>
        <w:r>
          <w:t>hálózatokat</w:t>
        </w:r>
        <w:proofErr w:type="spellEnd"/>
        <w:r>
          <w:t xml:space="preserve"> és optimalizálják a hálózati erőforrásokat. Ezáltal javulhat a hálózat teljesítménye és rugalmassága. A programozott hálózatkonfiguráció lehetővé teszi a hálózati eszközök automatikus beállítását és irányítását, amely jelentősen csökkentheti az emberi beavatkozásra fordított időt és erőforrásokat. Ezáltal a hálózatok gyorsabban és hatékonyabban reagálhatnak az üzleti igényekre. Az automatizált mentés lehetővé teszi az adatok biztonságos és rendszeres másolatokban való tárolását, ami kulcsfontosságú a vállalati adatvédelem és az üzleti folytonosság szempontjából. A számítógépekre automatizált szoftvertelepítés lehetővé teszi az operációs rendszerek és alkalmazások gyors és egyszerű telepítését és frissítését, ami csökkentheti az informatikai támogatásra fordított időt és költségeket, valamint növelheti az alkalmazottak produktivitását.</w:t>
        </w:r>
      </w:ins>
      <w:ins w:id="410" w:author="Krisztián Benjamin Szamosi" w:date="2024-05-14T21:01:00Z">
        <w:r w:rsidRPr="001C6ADE">
          <w:t xml:space="preserve"> </w:t>
        </w:r>
        <w:r w:rsidRPr="00E2371B">
          <w:t>A DMZ létrehozása (</w:t>
        </w:r>
        <w:proofErr w:type="spellStart"/>
        <w:r w:rsidRPr="00E2371B">
          <w:t>Demilitarized</w:t>
        </w:r>
        <w:proofErr w:type="spellEnd"/>
        <w:r w:rsidRPr="00E2371B">
          <w:t xml:space="preserve"> </w:t>
        </w:r>
        <w:proofErr w:type="spellStart"/>
        <w:r w:rsidRPr="00E2371B">
          <w:t>Zone</w:t>
        </w:r>
        <w:proofErr w:type="spellEnd"/>
        <w:r w:rsidRPr="00E2371B">
          <w:t>) egy olyan hálózati terület létrehozását jelenti, amely elválasztja a belső hálózatot a külső hálózatoktól, így növelve a hálózati biztonságot és csökkentve a támadások kockázatát</w:t>
        </w:r>
      </w:ins>
    </w:p>
    <w:p w14:paraId="404D58B5" w14:textId="190B2700" w:rsidR="006B0614" w:rsidDel="001C6ADE" w:rsidRDefault="006B0614">
      <w:pPr>
        <w:rPr>
          <w:del w:id="411" w:author="Krisztián Benjamin Szamosi" w:date="2024-05-14T20:58:00Z"/>
        </w:rPr>
      </w:pPr>
      <w:ins w:id="412" w:author="Gergő Lócska" w:date="2024-05-13T22:35:00Z">
        <w:del w:id="413" w:author="Krisztián Benjamin Szamosi" w:date="2024-05-14T20:58:00Z">
          <w:r w:rsidDel="001C6ADE">
            <w:delText>Trello nem sikerült megcsinálni</w:delText>
          </w:r>
        </w:del>
      </w:ins>
    </w:p>
    <w:p w14:paraId="2DC55D62" w14:textId="4FC4033A" w:rsidR="00671307" w:rsidRDefault="00671307">
      <w:pPr>
        <w:pStyle w:val="Cmsor1"/>
        <w:rPr>
          <w:ins w:id="414" w:author="Krisztián Benjamin Szamosi" w:date="2024-05-14T21:02:00Z"/>
        </w:rPr>
      </w:pPr>
      <w:bookmarkStart w:id="415" w:name="_Toc166538322"/>
      <w:r>
        <w:lastRenderedPageBreak/>
        <w:t>Csapatmunka</w:t>
      </w:r>
      <w:ins w:id="416" w:author="Gergő Lócska" w:date="2024-05-13T22:36:00Z">
        <w:del w:id="417" w:author="Krisztián Benjamin Szamosi" w:date="2024-05-14T21:02:00Z">
          <w:r w:rsidR="006B0614" w:rsidDel="001C6ADE">
            <w:delText xml:space="preserve"> -Krisztián</w:delText>
          </w:r>
        </w:del>
      </w:ins>
      <w:bookmarkEnd w:id="415"/>
    </w:p>
    <w:p w14:paraId="2DBCA150" w14:textId="583326C3" w:rsidR="001C6ADE" w:rsidRDefault="001C6ADE" w:rsidP="001C6ADE">
      <w:pPr>
        <w:rPr>
          <w:ins w:id="418" w:author="Krisztián Benjamin Szamosi" w:date="2024-05-14T21:02:00Z"/>
        </w:rPr>
      </w:pPr>
      <w:ins w:id="419" w:author="Krisztián Benjamin Szamosi" w:date="2024-05-14T21:02:00Z">
        <w:r>
          <w:t xml:space="preserve">A csapatmunka megvalósításához elengedhetetlen tényező az együttműködés, türelem és egy kis humor. Természetesen többféle kommunikációs csatornát is igénybe kellett vennünk, úgy mint; </w:t>
        </w:r>
        <w:proofErr w:type="spellStart"/>
        <w:r>
          <w:t>Trello</w:t>
        </w:r>
        <w:proofErr w:type="spellEnd"/>
        <w:r>
          <w:t xml:space="preserve">, , Microsoft </w:t>
        </w:r>
        <w:proofErr w:type="spellStart"/>
        <w:r>
          <w:t>Teams</w:t>
        </w:r>
        <w:proofErr w:type="spellEnd"/>
        <w:r>
          <w:t xml:space="preserve">, Messenger, személyes találkozó.  </w:t>
        </w:r>
        <w:proofErr w:type="spellStart"/>
        <w:r>
          <w:t>Teams</w:t>
        </w:r>
        <w:proofErr w:type="spellEnd"/>
        <w:r>
          <w:t xml:space="preserve"> megbeszéléseket leginkább minden vasárnap este 18:00-tól tartottunk, amik általában 1-2 órát emésztettek fel.</w:t>
        </w:r>
      </w:ins>
    </w:p>
    <w:p w14:paraId="3D62F523" w14:textId="18630194" w:rsidR="001C6ADE" w:rsidRDefault="001C6ADE" w:rsidP="001C6ADE">
      <w:pPr>
        <w:rPr>
          <w:ins w:id="420" w:author="Krisztián Benjamin Szamosi" w:date="2024-05-14T21:02:00Z"/>
        </w:rPr>
      </w:pPr>
    </w:p>
    <w:p w14:paraId="5F066E4A" w14:textId="14C2036C" w:rsidR="001C6ADE" w:rsidRDefault="001C6ADE" w:rsidP="001C6ADE">
      <w:pPr>
        <w:rPr>
          <w:ins w:id="421" w:author="Krisztián Benjamin Szamosi" w:date="2024-05-14T21:02:00Z"/>
        </w:rPr>
      </w:pPr>
      <w:proofErr w:type="spellStart"/>
      <w:ins w:id="422" w:author="Krisztián Benjamin Szamosi" w:date="2024-05-14T21:02:00Z">
        <w:r>
          <w:t>Trello</w:t>
        </w:r>
        <w:proofErr w:type="spellEnd"/>
        <w:r>
          <w:t>-t leginkább tervezés, feladat kiosztásra használtuk</w:t>
        </w:r>
        <w:r>
          <w:t>.</w:t>
        </w:r>
      </w:ins>
    </w:p>
    <w:p w14:paraId="1CAB4E1E" w14:textId="720A0758" w:rsidR="001C6ADE" w:rsidRDefault="001C6ADE" w:rsidP="001C6ADE">
      <w:pPr>
        <w:rPr>
          <w:ins w:id="423" w:author="Krisztián Benjamin Szamosi" w:date="2024-05-14T21:03:00Z"/>
        </w:rPr>
      </w:pPr>
      <w:ins w:id="424" w:author="Krisztián Benjamin Szamosi" w:date="2024-05-14T21:02:00Z">
        <w:r>
          <w:rPr>
            <w:noProof/>
          </w:rPr>
          <w:drawing>
            <wp:inline distT="0" distB="0" distL="0" distR="0" wp14:anchorId="2E74732A" wp14:editId="1251EBD9">
              <wp:extent cx="6477000" cy="3699611"/>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85279" cy="3704340"/>
                      </a:xfrm>
                      <a:prstGeom prst="rect">
                        <a:avLst/>
                      </a:prstGeom>
                      <a:noFill/>
                      <a:ln>
                        <a:noFill/>
                      </a:ln>
                    </pic:spPr>
                  </pic:pic>
                </a:graphicData>
              </a:graphic>
            </wp:inline>
          </w:drawing>
        </w:r>
      </w:ins>
    </w:p>
    <w:p w14:paraId="05C8B541" w14:textId="2C671B36" w:rsidR="001C6ADE" w:rsidRPr="001C6ADE" w:rsidRDefault="001C6ADE" w:rsidP="001C6ADE">
      <w:pPr>
        <w:rPr>
          <w:rPrChange w:id="425" w:author="Krisztián Benjamin Szamosi" w:date="2024-05-14T21:02:00Z">
            <w:rPr/>
          </w:rPrChange>
        </w:rPr>
        <w:pPrChange w:id="426" w:author="Krisztián Benjamin Szamosi" w:date="2024-05-14T21:02:00Z">
          <w:pPr>
            <w:pStyle w:val="Cmsor1"/>
          </w:pPr>
        </w:pPrChange>
      </w:pPr>
      <w:ins w:id="427" w:author="Krisztián Benjamin Szamosi" w:date="2024-05-14T21:03:00Z">
        <w:r>
          <w:t xml:space="preserve">Továbbá a </w:t>
        </w:r>
        <w:proofErr w:type="spellStart"/>
        <w:r>
          <w:t>Github</w:t>
        </w:r>
        <w:proofErr w:type="spellEnd"/>
        <w:r>
          <w:t xml:space="preserve"> hatékonnyá tette a közös munkavégzést. Közös tárhelyként tudtuk használni, így nem kellett egymásnak küldözgetni az aktuális vizsgaremek fájlokat.</w:t>
        </w:r>
      </w:ins>
    </w:p>
    <w:p w14:paraId="43A44428" w14:textId="77777777" w:rsidR="00F6477A" w:rsidRDefault="00F6477A" w:rsidP="001C6ADE">
      <w:pPr>
        <w:pStyle w:val="Cmsor1"/>
        <w:numPr>
          <w:ilvl w:val="0"/>
          <w:numId w:val="0"/>
        </w:numPr>
        <w:rPr>
          <w:ins w:id="428" w:author="Kis Tibor" w:date="2024-05-14T00:00:00Z"/>
        </w:rPr>
        <w:sectPr w:rsidR="00F6477A" w:rsidSect="00E62381">
          <w:type w:val="continuous"/>
          <w:pgSz w:w="11906" w:h="16838"/>
          <w:pgMar w:top="1417" w:right="1417" w:bottom="1417" w:left="1417" w:header="708" w:footer="708" w:gutter="0"/>
          <w:cols w:space="708"/>
          <w:docGrid w:linePitch="360"/>
        </w:sectPr>
        <w:pPrChange w:id="429" w:author="Krisztián Benjamin Szamosi" w:date="2024-05-14T21:02:00Z">
          <w:pPr>
            <w:pStyle w:val="Cmsor1"/>
          </w:pPr>
        </w:pPrChange>
      </w:pPr>
    </w:p>
    <w:p w14:paraId="29285C73" w14:textId="5CF65BA5" w:rsidR="00F6477A" w:rsidRDefault="00F6477A" w:rsidP="00F6477A">
      <w:pPr>
        <w:pStyle w:val="Cmsor1"/>
        <w:rPr>
          <w:ins w:id="430" w:author="Kis Tibor" w:date="2024-05-14T00:05:00Z"/>
        </w:rPr>
      </w:pPr>
      <w:bookmarkStart w:id="431" w:name="_Toc166538323"/>
      <w:ins w:id="432" w:author="Kis Tibor" w:date="2024-05-14T00:01:00Z">
        <w:r>
          <w:rPr>
            <w:noProof/>
          </w:rPr>
          <w:lastRenderedPageBreak/>
          <w:drawing>
            <wp:anchor distT="0" distB="0" distL="114300" distR="114300" simplePos="0" relativeHeight="251662336" behindDoc="0" locked="0" layoutInCell="1" allowOverlap="1" wp14:anchorId="785326B7" wp14:editId="29CABD0A">
              <wp:simplePos x="0" y="0"/>
              <wp:positionH relativeFrom="margin">
                <wp:align>right</wp:align>
              </wp:positionH>
              <wp:positionV relativeFrom="paragraph">
                <wp:posOffset>318770</wp:posOffset>
              </wp:positionV>
              <wp:extent cx="8482246" cy="5425440"/>
              <wp:effectExtent l="0" t="0" r="0" b="3810"/>
              <wp:wrapNone/>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pologia.jpg"/>
                      <pic:cNvPicPr/>
                    </pic:nvPicPr>
                    <pic:blipFill>
                      <a:blip r:embed="rId33">
                        <a:extLst>
                          <a:ext uri="{28A0092B-C50C-407E-A947-70E740481C1C}">
                            <a14:useLocalDpi xmlns:a14="http://schemas.microsoft.com/office/drawing/2010/main" val="0"/>
                          </a:ext>
                        </a:extLst>
                      </a:blip>
                      <a:stretch>
                        <a:fillRect/>
                      </a:stretch>
                    </pic:blipFill>
                    <pic:spPr>
                      <a:xfrm>
                        <a:off x="0" y="0"/>
                        <a:ext cx="8482246" cy="5425440"/>
                      </a:xfrm>
                      <a:prstGeom prst="rect">
                        <a:avLst/>
                      </a:prstGeom>
                    </pic:spPr>
                  </pic:pic>
                </a:graphicData>
              </a:graphic>
              <wp14:sizeRelH relativeFrom="page">
                <wp14:pctWidth>0</wp14:pctWidth>
              </wp14:sizeRelH>
              <wp14:sizeRelV relativeFrom="page">
                <wp14:pctHeight>0</wp14:pctHeight>
              </wp14:sizeRelV>
            </wp:anchor>
          </w:drawing>
        </w:r>
      </w:ins>
      <w:r w:rsidR="00671307">
        <w:t>Melléklet</w:t>
      </w:r>
      <w:ins w:id="433" w:author="Kis Tibor" w:date="2024-05-14T00:05:00Z">
        <w:r>
          <w:t>ek</w:t>
        </w:r>
        <w:bookmarkEnd w:id="431"/>
      </w:ins>
    </w:p>
    <w:p w14:paraId="5B72E3FA" w14:textId="1E5FD18A" w:rsidR="00F6477A" w:rsidRDefault="00F6477A" w:rsidP="00B4260A">
      <w:pPr>
        <w:pStyle w:val="Cmsor1"/>
        <w:rPr>
          <w:ins w:id="434" w:author="Kis Tibor" w:date="2024-05-14T00:02:00Z"/>
        </w:rPr>
        <w:sectPr w:rsidR="00F6477A" w:rsidSect="00F6477A">
          <w:type w:val="continuous"/>
          <w:pgSz w:w="16838" w:h="11906" w:orient="landscape"/>
          <w:pgMar w:top="1418" w:right="1418" w:bottom="1418" w:left="1418" w:header="709" w:footer="709" w:gutter="0"/>
          <w:cols w:space="708"/>
          <w:docGrid w:linePitch="360"/>
        </w:sectPr>
      </w:pPr>
    </w:p>
    <w:p w14:paraId="01D56651" w14:textId="52928E88" w:rsidR="00671307" w:rsidDel="00F6477A" w:rsidRDefault="00671307">
      <w:pPr>
        <w:pStyle w:val="Cmsor1"/>
        <w:rPr>
          <w:del w:id="435" w:author="Kis Tibor" w:date="2024-05-14T00:02:00Z"/>
        </w:rPr>
      </w:pPr>
    </w:p>
    <w:p w14:paraId="324062F9" w14:textId="082926EA" w:rsidR="00671307" w:rsidRPr="00671307" w:rsidDel="00F6477A" w:rsidRDefault="00671307">
      <w:pPr>
        <w:pStyle w:val="Cmsor1"/>
        <w:rPr>
          <w:del w:id="436" w:author="Kis Tibor" w:date="2024-05-14T00:01:00Z"/>
        </w:rPr>
        <w:pPrChange w:id="437" w:author="Kis Tibor" w:date="2024-05-14T00:04:00Z">
          <w:pPr>
            <w:ind w:left="360"/>
          </w:pPr>
        </w:pPrChange>
      </w:pPr>
      <w:del w:id="438" w:author="Kis Tibor" w:date="2024-05-14T00:01:00Z">
        <w:r w:rsidDel="00F6477A">
          <w:delText>Topológia</w:delText>
        </w:r>
      </w:del>
    </w:p>
    <w:p w14:paraId="71B56857" w14:textId="77777777" w:rsidR="009E69AD" w:rsidRDefault="009E69AD">
      <w:pPr>
        <w:pStyle w:val="Cmsor1"/>
        <w:numPr>
          <w:ilvl w:val="0"/>
          <w:numId w:val="0"/>
        </w:numPr>
        <w:pPrChange w:id="439" w:author="Kis Tibor" w:date="2024-05-14T00:04:00Z">
          <w:pPr/>
        </w:pPrChange>
      </w:pPr>
    </w:p>
    <w:sectPr w:rsidR="009E69AD" w:rsidSect="00F6477A">
      <w:type w:val="continuous"/>
      <w:pgSz w:w="11906" w:h="16838"/>
      <w:pgMar w:top="1418" w:right="1418" w:bottom="1418" w:left="1418" w:header="709" w:footer="709" w:gutter="0"/>
      <w:cols w:space="708"/>
      <w:docGrid w:linePitch="360"/>
      <w:sectPrChange w:id="440" w:author="Kis Tibor" w:date="2024-05-14T00:02:00Z">
        <w:sectPr w:rsidR="009E69AD" w:rsidSect="00F6477A">
          <w:type w:val="nextPage"/>
          <w:pgMar w:top="1417" w:right="1417" w:bottom="1417" w:left="1417" w:header="708" w:footer="708"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5" w:author="Gergő Lócska" w:date="2024-05-13T22:37:00Z" w:initials="GL">
    <w:p w14:paraId="2827A494" w14:textId="08E39583" w:rsidR="006B0614" w:rsidRDefault="006B0614">
      <w:pPr>
        <w:pStyle w:val="Jegyzetszveg"/>
      </w:pPr>
      <w:r>
        <w:rPr>
          <w:rStyle w:val="Jegyzethivatkozs"/>
        </w:rPr>
        <w:annotationRef/>
      </w:r>
      <w:r>
        <w:t>Bevezető bővítése</w:t>
      </w:r>
    </w:p>
  </w:comment>
  <w:comment w:id="191" w:author="Gergő Lócska" w:date="2024-05-13T22:16:00Z" w:initials="GL">
    <w:p w14:paraId="1AB497D2" w14:textId="26079AA1" w:rsidR="003215D0" w:rsidRDefault="003215D0">
      <w:pPr>
        <w:pStyle w:val="Jegyzetszveg"/>
      </w:pPr>
      <w:r>
        <w:rPr>
          <w:rStyle w:val="Jegyzethivatkozs"/>
        </w:rPr>
        <w:annotationRef/>
      </w:r>
      <w:r>
        <w:t>kifejteni</w:t>
      </w:r>
    </w:p>
  </w:comment>
  <w:comment w:id="197" w:author="Gergő Lócska" w:date="2024-05-13T22:13:00Z" w:initials="GL">
    <w:p w14:paraId="638F0011" w14:textId="24596909" w:rsidR="003215D0" w:rsidRDefault="003215D0">
      <w:pPr>
        <w:pStyle w:val="Jegyzetszveg"/>
      </w:pPr>
      <w:r>
        <w:rPr>
          <w:rStyle w:val="Jegyzethivatkozs"/>
        </w:rPr>
        <w:annotationRef/>
      </w:r>
      <w:r>
        <w:t>Indoklás fix ip címekre</w:t>
      </w:r>
    </w:p>
  </w:comment>
  <w:comment w:id="202" w:author="Gergő Lócska" w:date="2024-05-13T22:14:00Z" w:initials="GL">
    <w:p w14:paraId="168ACC69" w14:textId="7556389C" w:rsidR="003215D0" w:rsidRDefault="003215D0">
      <w:pPr>
        <w:pStyle w:val="Jegyzetszveg"/>
      </w:pPr>
      <w:r>
        <w:rPr>
          <w:rStyle w:val="Jegyzethivatkozs"/>
        </w:rPr>
        <w:annotationRef/>
      </w:r>
      <w:r>
        <w:t>Miért lett ez a technológia alkalmazva.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27A494" w15:done="0"/>
  <w15:commentEx w15:paraId="1AB497D2" w15:done="0"/>
  <w15:commentEx w15:paraId="638F0011" w15:done="0"/>
  <w15:commentEx w15:paraId="168ACC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2C15CC0" w16cex:dateUtc="2024-05-13T20:37:00Z"/>
  <w16cex:commentExtensible w16cex:durableId="5765F1D1" w16cex:dateUtc="2024-05-13T20:16:00Z"/>
  <w16cex:commentExtensible w16cex:durableId="1B3050D7" w16cex:dateUtc="2024-05-13T20:13:00Z"/>
  <w16cex:commentExtensible w16cex:durableId="6862C184" w16cex:dateUtc="2024-05-13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27A494" w16cid:durableId="32C15CC0"/>
  <w16cid:commentId w16cid:paraId="1AB497D2" w16cid:durableId="5765F1D1"/>
  <w16cid:commentId w16cid:paraId="638F0011" w16cid:durableId="1B3050D7"/>
  <w16cid:commentId w16cid:paraId="168ACC69" w16cid:durableId="6862C1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CB8CE" w14:textId="77777777" w:rsidR="00A01CC2" w:rsidRDefault="00A01CC2" w:rsidP="00405027">
      <w:pPr>
        <w:spacing w:before="0" w:after="0" w:line="240" w:lineRule="auto"/>
      </w:pPr>
      <w:r>
        <w:separator/>
      </w:r>
    </w:p>
  </w:endnote>
  <w:endnote w:type="continuationSeparator" w:id="0">
    <w:p w14:paraId="4989AE05" w14:textId="77777777" w:rsidR="00A01CC2" w:rsidRDefault="00A01CC2" w:rsidP="004050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Helvetica">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418F9" w14:textId="77777777" w:rsidR="00A01CC2" w:rsidRDefault="00A01CC2" w:rsidP="00405027">
      <w:pPr>
        <w:spacing w:before="0" w:after="0" w:line="240" w:lineRule="auto"/>
      </w:pPr>
      <w:r>
        <w:separator/>
      </w:r>
    </w:p>
  </w:footnote>
  <w:footnote w:type="continuationSeparator" w:id="0">
    <w:p w14:paraId="6B448F5F" w14:textId="77777777" w:rsidR="00A01CC2" w:rsidRDefault="00A01CC2" w:rsidP="00405027">
      <w:pPr>
        <w:spacing w:before="0" w:after="0" w:line="240" w:lineRule="auto"/>
      </w:pPr>
      <w:r>
        <w:continuationSeparator/>
      </w:r>
    </w:p>
  </w:footnote>
  <w:footnote w:id="1">
    <w:p w14:paraId="54146E0D" w14:textId="77777777" w:rsidR="00CD3FFF" w:rsidRDefault="00CD3FFF" w:rsidP="00CD3FFF">
      <w:pPr>
        <w:pStyle w:val="Lbjegyzetszveg"/>
        <w:rPr>
          <w:ins w:id="338" w:author="Kis Tibor" w:date="2024-05-14T18:55:00Z"/>
        </w:rPr>
      </w:pPr>
      <w:ins w:id="339" w:author="Kis Tibor" w:date="2024-05-14T18:55:00Z">
        <w:r>
          <w:rPr>
            <w:rStyle w:val="Lbjegyzet-hivatkozs"/>
          </w:rPr>
          <w:footnoteRef/>
        </w:r>
        <w:r>
          <w:t xml:space="preserve"> </w:t>
        </w:r>
        <w:r w:rsidRPr="00CF3F22">
          <w:t>pt-80port-acl-tilt-demo.mp4</w:t>
        </w:r>
      </w:ins>
    </w:p>
  </w:footnote>
  <w:footnote w:id="2">
    <w:p w14:paraId="0AC40BD0" w14:textId="315CD01E" w:rsidR="00351FBC" w:rsidRDefault="00351FBC">
      <w:pPr>
        <w:pStyle w:val="Lbjegyzetszveg"/>
      </w:pPr>
      <w:r>
        <w:rPr>
          <w:rStyle w:val="Lbjegyzet-hivatkozs"/>
        </w:rPr>
        <w:footnoteRef/>
      </w:r>
      <w:r>
        <w:t xml:space="preserve"> </w:t>
      </w:r>
      <w:r w:rsidR="00940751" w:rsidRPr="00940751">
        <w:t>ssh-smb-apache-demo.mp4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7F9"/>
    <w:multiLevelType w:val="multilevel"/>
    <w:tmpl w:val="1B24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7627F"/>
    <w:multiLevelType w:val="hybridMultilevel"/>
    <w:tmpl w:val="1D442906"/>
    <w:lvl w:ilvl="0" w:tplc="040E0001">
      <w:start w:val="1"/>
      <w:numFmt w:val="bullet"/>
      <w:lvlText w:val=""/>
      <w:lvlJc w:val="left"/>
      <w:pPr>
        <w:ind w:left="962" w:hanging="360"/>
      </w:pPr>
      <w:rPr>
        <w:rFonts w:ascii="Symbol" w:hAnsi="Symbol" w:hint="default"/>
      </w:rPr>
    </w:lvl>
    <w:lvl w:ilvl="1" w:tplc="040E0003" w:tentative="1">
      <w:start w:val="1"/>
      <w:numFmt w:val="bullet"/>
      <w:lvlText w:val="o"/>
      <w:lvlJc w:val="left"/>
      <w:pPr>
        <w:ind w:left="1682" w:hanging="360"/>
      </w:pPr>
      <w:rPr>
        <w:rFonts w:ascii="Courier New" w:hAnsi="Courier New" w:cs="Courier New" w:hint="default"/>
      </w:rPr>
    </w:lvl>
    <w:lvl w:ilvl="2" w:tplc="040E0005" w:tentative="1">
      <w:start w:val="1"/>
      <w:numFmt w:val="bullet"/>
      <w:lvlText w:val=""/>
      <w:lvlJc w:val="left"/>
      <w:pPr>
        <w:ind w:left="2402" w:hanging="360"/>
      </w:pPr>
      <w:rPr>
        <w:rFonts w:ascii="Wingdings" w:hAnsi="Wingdings" w:hint="default"/>
      </w:rPr>
    </w:lvl>
    <w:lvl w:ilvl="3" w:tplc="040E0001" w:tentative="1">
      <w:start w:val="1"/>
      <w:numFmt w:val="bullet"/>
      <w:lvlText w:val=""/>
      <w:lvlJc w:val="left"/>
      <w:pPr>
        <w:ind w:left="3122" w:hanging="360"/>
      </w:pPr>
      <w:rPr>
        <w:rFonts w:ascii="Symbol" w:hAnsi="Symbol" w:hint="default"/>
      </w:rPr>
    </w:lvl>
    <w:lvl w:ilvl="4" w:tplc="040E0003" w:tentative="1">
      <w:start w:val="1"/>
      <w:numFmt w:val="bullet"/>
      <w:lvlText w:val="o"/>
      <w:lvlJc w:val="left"/>
      <w:pPr>
        <w:ind w:left="3842" w:hanging="360"/>
      </w:pPr>
      <w:rPr>
        <w:rFonts w:ascii="Courier New" w:hAnsi="Courier New" w:cs="Courier New" w:hint="default"/>
      </w:rPr>
    </w:lvl>
    <w:lvl w:ilvl="5" w:tplc="040E0005" w:tentative="1">
      <w:start w:val="1"/>
      <w:numFmt w:val="bullet"/>
      <w:lvlText w:val=""/>
      <w:lvlJc w:val="left"/>
      <w:pPr>
        <w:ind w:left="4562" w:hanging="360"/>
      </w:pPr>
      <w:rPr>
        <w:rFonts w:ascii="Wingdings" w:hAnsi="Wingdings" w:hint="default"/>
      </w:rPr>
    </w:lvl>
    <w:lvl w:ilvl="6" w:tplc="040E0001" w:tentative="1">
      <w:start w:val="1"/>
      <w:numFmt w:val="bullet"/>
      <w:lvlText w:val=""/>
      <w:lvlJc w:val="left"/>
      <w:pPr>
        <w:ind w:left="5282" w:hanging="360"/>
      </w:pPr>
      <w:rPr>
        <w:rFonts w:ascii="Symbol" w:hAnsi="Symbol" w:hint="default"/>
      </w:rPr>
    </w:lvl>
    <w:lvl w:ilvl="7" w:tplc="040E0003" w:tentative="1">
      <w:start w:val="1"/>
      <w:numFmt w:val="bullet"/>
      <w:lvlText w:val="o"/>
      <w:lvlJc w:val="left"/>
      <w:pPr>
        <w:ind w:left="6002" w:hanging="360"/>
      </w:pPr>
      <w:rPr>
        <w:rFonts w:ascii="Courier New" w:hAnsi="Courier New" w:cs="Courier New" w:hint="default"/>
      </w:rPr>
    </w:lvl>
    <w:lvl w:ilvl="8" w:tplc="040E0005" w:tentative="1">
      <w:start w:val="1"/>
      <w:numFmt w:val="bullet"/>
      <w:lvlText w:val=""/>
      <w:lvlJc w:val="left"/>
      <w:pPr>
        <w:ind w:left="6722" w:hanging="360"/>
      </w:pPr>
      <w:rPr>
        <w:rFonts w:ascii="Wingdings" w:hAnsi="Wingdings" w:hint="default"/>
      </w:rPr>
    </w:lvl>
  </w:abstractNum>
  <w:abstractNum w:abstractNumId="2" w15:restartNumberingAfterBreak="0">
    <w:nsid w:val="26222FFD"/>
    <w:multiLevelType w:val="multilevel"/>
    <w:tmpl w:val="5132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D94677"/>
    <w:multiLevelType w:val="multilevel"/>
    <w:tmpl w:val="083886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D59636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0FB59D9"/>
    <w:multiLevelType w:val="multilevel"/>
    <w:tmpl w:val="5B589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A25021"/>
    <w:multiLevelType w:val="hybridMultilevel"/>
    <w:tmpl w:val="2E5013AC"/>
    <w:lvl w:ilvl="0" w:tplc="040E0001">
      <w:start w:val="1"/>
      <w:numFmt w:val="bullet"/>
      <w:lvlText w:val=""/>
      <w:lvlJc w:val="left"/>
      <w:pPr>
        <w:ind w:left="962" w:hanging="360"/>
      </w:pPr>
      <w:rPr>
        <w:rFonts w:ascii="Symbol" w:hAnsi="Symbol" w:hint="default"/>
      </w:rPr>
    </w:lvl>
    <w:lvl w:ilvl="1" w:tplc="040E0003" w:tentative="1">
      <w:start w:val="1"/>
      <w:numFmt w:val="bullet"/>
      <w:lvlText w:val="o"/>
      <w:lvlJc w:val="left"/>
      <w:pPr>
        <w:ind w:left="1682" w:hanging="360"/>
      </w:pPr>
      <w:rPr>
        <w:rFonts w:ascii="Courier New" w:hAnsi="Courier New" w:cs="Courier New" w:hint="default"/>
      </w:rPr>
    </w:lvl>
    <w:lvl w:ilvl="2" w:tplc="040E0005" w:tentative="1">
      <w:start w:val="1"/>
      <w:numFmt w:val="bullet"/>
      <w:lvlText w:val=""/>
      <w:lvlJc w:val="left"/>
      <w:pPr>
        <w:ind w:left="2402" w:hanging="360"/>
      </w:pPr>
      <w:rPr>
        <w:rFonts w:ascii="Wingdings" w:hAnsi="Wingdings" w:hint="default"/>
      </w:rPr>
    </w:lvl>
    <w:lvl w:ilvl="3" w:tplc="040E0001" w:tentative="1">
      <w:start w:val="1"/>
      <w:numFmt w:val="bullet"/>
      <w:lvlText w:val=""/>
      <w:lvlJc w:val="left"/>
      <w:pPr>
        <w:ind w:left="3122" w:hanging="360"/>
      </w:pPr>
      <w:rPr>
        <w:rFonts w:ascii="Symbol" w:hAnsi="Symbol" w:hint="default"/>
      </w:rPr>
    </w:lvl>
    <w:lvl w:ilvl="4" w:tplc="040E0003" w:tentative="1">
      <w:start w:val="1"/>
      <w:numFmt w:val="bullet"/>
      <w:lvlText w:val="o"/>
      <w:lvlJc w:val="left"/>
      <w:pPr>
        <w:ind w:left="3842" w:hanging="360"/>
      </w:pPr>
      <w:rPr>
        <w:rFonts w:ascii="Courier New" w:hAnsi="Courier New" w:cs="Courier New" w:hint="default"/>
      </w:rPr>
    </w:lvl>
    <w:lvl w:ilvl="5" w:tplc="040E0005" w:tentative="1">
      <w:start w:val="1"/>
      <w:numFmt w:val="bullet"/>
      <w:lvlText w:val=""/>
      <w:lvlJc w:val="left"/>
      <w:pPr>
        <w:ind w:left="4562" w:hanging="360"/>
      </w:pPr>
      <w:rPr>
        <w:rFonts w:ascii="Wingdings" w:hAnsi="Wingdings" w:hint="default"/>
      </w:rPr>
    </w:lvl>
    <w:lvl w:ilvl="6" w:tplc="040E0001" w:tentative="1">
      <w:start w:val="1"/>
      <w:numFmt w:val="bullet"/>
      <w:lvlText w:val=""/>
      <w:lvlJc w:val="left"/>
      <w:pPr>
        <w:ind w:left="5282" w:hanging="360"/>
      </w:pPr>
      <w:rPr>
        <w:rFonts w:ascii="Symbol" w:hAnsi="Symbol" w:hint="default"/>
      </w:rPr>
    </w:lvl>
    <w:lvl w:ilvl="7" w:tplc="040E0003" w:tentative="1">
      <w:start w:val="1"/>
      <w:numFmt w:val="bullet"/>
      <w:lvlText w:val="o"/>
      <w:lvlJc w:val="left"/>
      <w:pPr>
        <w:ind w:left="6002" w:hanging="360"/>
      </w:pPr>
      <w:rPr>
        <w:rFonts w:ascii="Courier New" w:hAnsi="Courier New" w:cs="Courier New" w:hint="default"/>
      </w:rPr>
    </w:lvl>
    <w:lvl w:ilvl="8" w:tplc="040E0005" w:tentative="1">
      <w:start w:val="1"/>
      <w:numFmt w:val="bullet"/>
      <w:lvlText w:val=""/>
      <w:lvlJc w:val="left"/>
      <w:pPr>
        <w:ind w:left="6722" w:hanging="360"/>
      </w:pPr>
      <w:rPr>
        <w:rFonts w:ascii="Wingdings" w:hAnsi="Wingdings" w:hint="default"/>
      </w:rPr>
    </w:lvl>
  </w:abstractNum>
  <w:abstractNum w:abstractNumId="7" w15:restartNumberingAfterBreak="0">
    <w:nsid w:val="36DD0362"/>
    <w:multiLevelType w:val="multilevel"/>
    <w:tmpl w:val="DF0665B4"/>
    <w:lvl w:ilvl="0">
      <w:start w:val="1"/>
      <w:numFmt w:val="decimal"/>
      <w:pStyle w:val="Cmsor1"/>
      <w:lvlText w:val="%1."/>
      <w:lvlJc w:val="left"/>
      <w:pPr>
        <w:ind w:left="720" w:hanging="360"/>
      </w:pPr>
      <w:rPr>
        <w:rFonts w:hint="default"/>
      </w:rPr>
    </w:lvl>
    <w:lvl w:ilvl="1">
      <w:start w:val="1"/>
      <w:numFmt w:val="decimal"/>
      <w:pStyle w:val="Cmsor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95944A8"/>
    <w:multiLevelType w:val="hybridMultilevel"/>
    <w:tmpl w:val="4336C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A2B4B76"/>
    <w:multiLevelType w:val="multilevel"/>
    <w:tmpl w:val="7F787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0932F7"/>
    <w:multiLevelType w:val="multilevel"/>
    <w:tmpl w:val="854C251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1" w15:restartNumberingAfterBreak="0">
    <w:nsid w:val="4CF35E72"/>
    <w:multiLevelType w:val="multilevel"/>
    <w:tmpl w:val="106C74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CD5A19"/>
    <w:multiLevelType w:val="multilevel"/>
    <w:tmpl w:val="AD7E5C78"/>
    <w:lvl w:ilvl="0">
      <w:start w:val="1"/>
      <w:numFmt w:val="decimal"/>
      <w:lvlText w:val="%1."/>
      <w:lvlJc w:val="left"/>
      <w:pPr>
        <w:tabs>
          <w:tab w:val="num" w:pos="644"/>
        </w:tabs>
        <w:ind w:left="644"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715442"/>
    <w:multiLevelType w:val="hybridMultilevel"/>
    <w:tmpl w:val="83FA8300"/>
    <w:lvl w:ilvl="0" w:tplc="92B80E0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950247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8D4ABB"/>
    <w:multiLevelType w:val="multilevel"/>
    <w:tmpl w:val="5A7CBC6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53A26E0"/>
    <w:multiLevelType w:val="multilevel"/>
    <w:tmpl w:val="6C601F9E"/>
    <w:styleLink w:val="Stlus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F6594B"/>
    <w:multiLevelType w:val="multilevel"/>
    <w:tmpl w:val="065C6A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C146B01"/>
    <w:multiLevelType w:val="multilevel"/>
    <w:tmpl w:val="8FFC46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4"/>
  </w:num>
  <w:num w:numId="3">
    <w:abstractNumId w:val="4"/>
  </w:num>
  <w:num w:numId="4">
    <w:abstractNumId w:val="13"/>
  </w:num>
  <w:num w:numId="5">
    <w:abstractNumId w:val="17"/>
  </w:num>
  <w:num w:numId="6">
    <w:abstractNumId w:val="16"/>
  </w:num>
  <w:num w:numId="7">
    <w:abstractNumId w:val="10"/>
  </w:num>
  <w:num w:numId="8">
    <w:abstractNumId w:val="11"/>
  </w:num>
  <w:num w:numId="9">
    <w:abstractNumId w:val="18"/>
  </w:num>
  <w:num w:numId="10">
    <w:abstractNumId w:val="10"/>
    <w:lvlOverride w:ilvl="0">
      <w:startOverride w:val="4"/>
    </w:lvlOverride>
  </w:num>
  <w:num w:numId="11">
    <w:abstractNumId w:val="8"/>
  </w:num>
  <w:num w:numId="12">
    <w:abstractNumId w:val="15"/>
  </w:num>
  <w:num w:numId="13">
    <w:abstractNumId w:val="2"/>
  </w:num>
  <w:num w:numId="14">
    <w:abstractNumId w:val="3"/>
  </w:num>
  <w:num w:numId="15">
    <w:abstractNumId w:val="7"/>
  </w:num>
  <w:num w:numId="16">
    <w:abstractNumId w:val="7"/>
    <w:lvlOverride w:ilvl="0">
      <w:startOverride w:val="6"/>
    </w:lvlOverride>
  </w:num>
  <w:num w:numId="17">
    <w:abstractNumId w:val="7"/>
  </w:num>
  <w:num w:numId="18">
    <w:abstractNumId w:val="1"/>
  </w:num>
  <w:num w:numId="19">
    <w:abstractNumId w:val="6"/>
  </w:num>
  <w:num w:numId="20">
    <w:abstractNumId w:val="12"/>
  </w:num>
  <w:num w:numId="21">
    <w:abstractNumId w:val="0"/>
  </w:num>
  <w:num w:numId="2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s Tibor">
    <w15:presenceInfo w15:providerId="AD" w15:userId="S-1-5-21-2768660643-1096592126-707036392-1001"/>
  </w15:person>
  <w15:person w15:author="Krisztián Benjamin Szamosi">
    <w15:presenceInfo w15:providerId="Windows Live" w15:userId="6acf585e0b018284"/>
  </w15:person>
  <w15:person w15:author="Gergő Lócska">
    <w15:presenceInfo w15:providerId="Windows Live" w15:userId="ffd0d91323af8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67C"/>
    <w:rsid w:val="000140DB"/>
    <w:rsid w:val="00015532"/>
    <w:rsid w:val="000255B8"/>
    <w:rsid w:val="00041D13"/>
    <w:rsid w:val="0005674B"/>
    <w:rsid w:val="00083A26"/>
    <w:rsid w:val="00095D8E"/>
    <w:rsid w:val="000A17D5"/>
    <w:rsid w:val="000A2A4A"/>
    <w:rsid w:val="000C2D9C"/>
    <w:rsid w:val="000D17CF"/>
    <w:rsid w:val="000E23DB"/>
    <w:rsid w:val="000F776A"/>
    <w:rsid w:val="00103727"/>
    <w:rsid w:val="00111038"/>
    <w:rsid w:val="0012341A"/>
    <w:rsid w:val="0015367C"/>
    <w:rsid w:val="001624B2"/>
    <w:rsid w:val="00173428"/>
    <w:rsid w:val="00175B19"/>
    <w:rsid w:val="00187007"/>
    <w:rsid w:val="001C6ADE"/>
    <w:rsid w:val="001C7545"/>
    <w:rsid w:val="001E565F"/>
    <w:rsid w:val="001F4B7A"/>
    <w:rsid w:val="0020047D"/>
    <w:rsid w:val="00230272"/>
    <w:rsid w:val="00243A67"/>
    <w:rsid w:val="00250CB0"/>
    <w:rsid w:val="00265266"/>
    <w:rsid w:val="003215D0"/>
    <w:rsid w:val="00335889"/>
    <w:rsid w:val="00351FBC"/>
    <w:rsid w:val="0038442D"/>
    <w:rsid w:val="003A5486"/>
    <w:rsid w:val="003D0B17"/>
    <w:rsid w:val="003D55C9"/>
    <w:rsid w:val="00405027"/>
    <w:rsid w:val="00410D34"/>
    <w:rsid w:val="0042726C"/>
    <w:rsid w:val="00432BA7"/>
    <w:rsid w:val="00451E26"/>
    <w:rsid w:val="00493494"/>
    <w:rsid w:val="004D169A"/>
    <w:rsid w:val="004E2996"/>
    <w:rsid w:val="004F2846"/>
    <w:rsid w:val="00511F92"/>
    <w:rsid w:val="005424B0"/>
    <w:rsid w:val="00547558"/>
    <w:rsid w:val="00557B8B"/>
    <w:rsid w:val="00567544"/>
    <w:rsid w:val="0057509D"/>
    <w:rsid w:val="00576C06"/>
    <w:rsid w:val="005944C9"/>
    <w:rsid w:val="005D1931"/>
    <w:rsid w:val="00616279"/>
    <w:rsid w:val="00620BBC"/>
    <w:rsid w:val="006316A7"/>
    <w:rsid w:val="00633468"/>
    <w:rsid w:val="006614C5"/>
    <w:rsid w:val="00671307"/>
    <w:rsid w:val="006B0614"/>
    <w:rsid w:val="00724515"/>
    <w:rsid w:val="00785649"/>
    <w:rsid w:val="007A58E4"/>
    <w:rsid w:val="007A5E98"/>
    <w:rsid w:val="007B2F75"/>
    <w:rsid w:val="007F5B26"/>
    <w:rsid w:val="008B724A"/>
    <w:rsid w:val="008F6B7C"/>
    <w:rsid w:val="00902FA5"/>
    <w:rsid w:val="00920D22"/>
    <w:rsid w:val="00940156"/>
    <w:rsid w:val="00940751"/>
    <w:rsid w:val="009466EA"/>
    <w:rsid w:val="009E69AD"/>
    <w:rsid w:val="009F1893"/>
    <w:rsid w:val="009F509C"/>
    <w:rsid w:val="00A01CC2"/>
    <w:rsid w:val="00A26CBD"/>
    <w:rsid w:val="00A56578"/>
    <w:rsid w:val="00A90C69"/>
    <w:rsid w:val="00AA57AE"/>
    <w:rsid w:val="00AA6BA9"/>
    <w:rsid w:val="00AA7CFA"/>
    <w:rsid w:val="00AC1FFF"/>
    <w:rsid w:val="00AD3219"/>
    <w:rsid w:val="00AE0B0D"/>
    <w:rsid w:val="00AE58B1"/>
    <w:rsid w:val="00B172E0"/>
    <w:rsid w:val="00B274A0"/>
    <w:rsid w:val="00B4260A"/>
    <w:rsid w:val="00B45F9A"/>
    <w:rsid w:val="00B4664E"/>
    <w:rsid w:val="00B547D7"/>
    <w:rsid w:val="00B61E33"/>
    <w:rsid w:val="00BE41A4"/>
    <w:rsid w:val="00C657E7"/>
    <w:rsid w:val="00CA2B5C"/>
    <w:rsid w:val="00CB29DF"/>
    <w:rsid w:val="00CD3FFF"/>
    <w:rsid w:val="00CF4F34"/>
    <w:rsid w:val="00D76AF9"/>
    <w:rsid w:val="00D929AD"/>
    <w:rsid w:val="00DB004E"/>
    <w:rsid w:val="00DC067D"/>
    <w:rsid w:val="00DC6117"/>
    <w:rsid w:val="00DC6FAF"/>
    <w:rsid w:val="00DE507C"/>
    <w:rsid w:val="00E25772"/>
    <w:rsid w:val="00E37DA8"/>
    <w:rsid w:val="00E50412"/>
    <w:rsid w:val="00E62381"/>
    <w:rsid w:val="00E6784C"/>
    <w:rsid w:val="00EC1665"/>
    <w:rsid w:val="00EC3210"/>
    <w:rsid w:val="00ED1498"/>
    <w:rsid w:val="00F00799"/>
    <w:rsid w:val="00F07B12"/>
    <w:rsid w:val="00F337BC"/>
    <w:rsid w:val="00F6477A"/>
    <w:rsid w:val="00F76D33"/>
    <w:rsid w:val="00F813FB"/>
    <w:rsid w:val="00F97539"/>
    <w:rsid w:val="00FB289C"/>
    <w:rsid w:val="00FD63A7"/>
    <w:rsid w:val="00FE5D3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3AE7F"/>
  <w15:chartTrackingRefBased/>
  <w15:docId w15:val="{A9B7A9D1-FB6B-45E9-B850-61CF858FC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41D13"/>
    <w:pPr>
      <w:spacing w:before="120" w:after="120" w:line="360" w:lineRule="auto"/>
      <w:jc w:val="both"/>
    </w:pPr>
    <w:rPr>
      <w:rFonts w:ascii="Times New Roman" w:hAnsi="Times New Roman"/>
      <w:sz w:val="24"/>
    </w:rPr>
  </w:style>
  <w:style w:type="paragraph" w:styleId="Cmsor1">
    <w:name w:val="heading 1"/>
    <w:basedOn w:val="Listaszerbekezds"/>
    <w:next w:val="Norml"/>
    <w:link w:val="Cmsor1Char"/>
    <w:autoRedefine/>
    <w:uiPriority w:val="9"/>
    <w:qFormat/>
    <w:rsid w:val="00F6477A"/>
    <w:pPr>
      <w:pageBreakBefore/>
      <w:numPr>
        <w:numId w:val="15"/>
      </w:numPr>
      <w:spacing w:before="0" w:after="0"/>
      <w:ind w:left="737" w:hanging="397"/>
      <w:outlineLvl w:val="0"/>
      <w:pPrChange w:id="0" w:author="Kis Tibor" w:date="2024-05-14T00:04:00Z">
        <w:pPr>
          <w:pageBreakBefore/>
          <w:numPr>
            <w:numId w:val="15"/>
          </w:numPr>
          <w:spacing w:line="360" w:lineRule="auto"/>
          <w:ind w:left="720" w:hanging="360"/>
          <w:contextualSpacing/>
          <w:jc w:val="both"/>
          <w:outlineLvl w:val="0"/>
        </w:pPr>
      </w:pPrChange>
    </w:pPr>
    <w:rPr>
      <w:b/>
      <w:sz w:val="28"/>
      <w:szCs w:val="28"/>
      <w:rPrChange w:id="0" w:author="Kis Tibor" w:date="2024-05-14T00:04:00Z">
        <w:rPr>
          <w:rFonts w:eastAsiaTheme="minorHAnsi" w:cstheme="minorBidi"/>
          <w:b/>
          <w:sz w:val="28"/>
          <w:szCs w:val="28"/>
          <w:lang w:val="hu-HU" w:eastAsia="en-US" w:bidi="ar-SA"/>
        </w:rPr>
      </w:rPrChange>
    </w:rPr>
  </w:style>
  <w:style w:type="paragraph" w:styleId="Cmsor2">
    <w:name w:val="heading 2"/>
    <w:basedOn w:val="Listaszerbekezds"/>
    <w:next w:val="Norml"/>
    <w:link w:val="Cmsor2Char"/>
    <w:autoRedefine/>
    <w:uiPriority w:val="9"/>
    <w:unhideWhenUsed/>
    <w:qFormat/>
    <w:rsid w:val="003D55C9"/>
    <w:pPr>
      <w:numPr>
        <w:ilvl w:val="1"/>
        <w:numId w:val="15"/>
      </w:numPr>
      <w:ind w:left="993" w:hanging="633"/>
      <w:outlineLvl w:val="1"/>
      <w:pPrChange w:id="1" w:author="Kis Tibor" w:date="2024-05-14T00:07:00Z">
        <w:pPr>
          <w:numPr>
            <w:ilvl w:val="1"/>
            <w:numId w:val="7"/>
          </w:numPr>
          <w:spacing w:before="120" w:after="120" w:line="360" w:lineRule="auto"/>
          <w:ind w:left="578" w:hanging="578"/>
          <w:contextualSpacing/>
          <w:jc w:val="both"/>
          <w:outlineLvl w:val="1"/>
        </w:pPr>
      </w:pPrChange>
    </w:pPr>
    <w:rPr>
      <w:b/>
      <w:noProof/>
      <w:rPrChange w:id="1" w:author="Kis Tibor" w:date="2024-05-14T00:07:00Z">
        <w:rPr>
          <w:rFonts w:eastAsiaTheme="minorHAnsi" w:cstheme="minorBidi"/>
          <w:b/>
          <w:noProof/>
          <w:sz w:val="24"/>
          <w:szCs w:val="22"/>
          <w:lang w:val="hu-HU" w:eastAsia="en-US" w:bidi="ar-SA"/>
        </w:rPr>
      </w:rPrChange>
    </w:rPr>
  </w:style>
  <w:style w:type="paragraph" w:styleId="Cmsor3">
    <w:name w:val="heading 3"/>
    <w:basedOn w:val="Norml"/>
    <w:next w:val="Norml"/>
    <w:link w:val="Cmsor3Char"/>
    <w:uiPriority w:val="9"/>
    <w:semiHidden/>
    <w:unhideWhenUsed/>
    <w:qFormat/>
    <w:rsid w:val="00FD63A7"/>
    <w:pPr>
      <w:keepNext/>
      <w:keepLines/>
      <w:numPr>
        <w:ilvl w:val="2"/>
        <w:numId w:val="7"/>
      </w:numPr>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semiHidden/>
    <w:unhideWhenUsed/>
    <w:qFormat/>
    <w:rsid w:val="00FD63A7"/>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FD63A7"/>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FD63A7"/>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FD63A7"/>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FD63A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FD63A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E62381"/>
    <w:rPr>
      <w:color w:val="0563C1" w:themeColor="hyperlink"/>
      <w:u w:val="single"/>
    </w:rPr>
  </w:style>
  <w:style w:type="character" w:styleId="Feloldatlanmegemlts">
    <w:name w:val="Unresolved Mention"/>
    <w:basedOn w:val="Bekezdsalapbettpusa"/>
    <w:uiPriority w:val="99"/>
    <w:semiHidden/>
    <w:unhideWhenUsed/>
    <w:rsid w:val="00E62381"/>
    <w:rPr>
      <w:color w:val="605E5C"/>
      <w:shd w:val="clear" w:color="auto" w:fill="E1DFDD"/>
    </w:rPr>
  </w:style>
  <w:style w:type="character" w:customStyle="1" w:styleId="Cmsor1Char">
    <w:name w:val="Címsor 1 Char"/>
    <w:basedOn w:val="Bekezdsalapbettpusa"/>
    <w:link w:val="Cmsor1"/>
    <w:uiPriority w:val="9"/>
    <w:rsid w:val="00F6477A"/>
    <w:rPr>
      <w:rFonts w:ascii="Times New Roman" w:hAnsi="Times New Roman"/>
      <w:b/>
      <w:sz w:val="28"/>
      <w:szCs w:val="28"/>
    </w:rPr>
  </w:style>
  <w:style w:type="paragraph" w:styleId="Tartalomjegyzkcmsora">
    <w:name w:val="TOC Heading"/>
    <w:basedOn w:val="Cmsor1"/>
    <w:next w:val="Norml"/>
    <w:uiPriority w:val="39"/>
    <w:unhideWhenUsed/>
    <w:qFormat/>
    <w:rsid w:val="0020047D"/>
    <w:pPr>
      <w:numPr>
        <w:numId w:val="0"/>
      </w:numPr>
      <w:spacing w:line="259" w:lineRule="auto"/>
      <w:jc w:val="left"/>
      <w:outlineLvl w:val="9"/>
    </w:pPr>
    <w:rPr>
      <w:lang w:eastAsia="hu-HU"/>
    </w:rPr>
  </w:style>
  <w:style w:type="paragraph" w:styleId="TJ1">
    <w:name w:val="toc 1"/>
    <w:basedOn w:val="Norml"/>
    <w:next w:val="Norml"/>
    <w:autoRedefine/>
    <w:uiPriority w:val="39"/>
    <w:unhideWhenUsed/>
    <w:rsid w:val="0020047D"/>
    <w:pPr>
      <w:spacing w:after="100"/>
    </w:pPr>
  </w:style>
  <w:style w:type="character" w:customStyle="1" w:styleId="Cmsor2Char">
    <w:name w:val="Címsor 2 Char"/>
    <w:basedOn w:val="Bekezdsalapbettpusa"/>
    <w:link w:val="Cmsor2"/>
    <w:uiPriority w:val="9"/>
    <w:rsid w:val="003D55C9"/>
    <w:rPr>
      <w:rFonts w:ascii="Times New Roman" w:hAnsi="Times New Roman"/>
      <w:b/>
      <w:noProof/>
      <w:sz w:val="24"/>
    </w:rPr>
  </w:style>
  <w:style w:type="numbering" w:customStyle="1" w:styleId="Stlus1">
    <w:name w:val="Stílus1"/>
    <w:uiPriority w:val="99"/>
    <w:rsid w:val="00FD63A7"/>
    <w:pPr>
      <w:numPr>
        <w:numId w:val="6"/>
      </w:numPr>
    </w:pPr>
  </w:style>
  <w:style w:type="paragraph" w:styleId="Listaszerbekezds">
    <w:name w:val="List Paragraph"/>
    <w:basedOn w:val="Norml"/>
    <w:uiPriority w:val="34"/>
    <w:qFormat/>
    <w:rsid w:val="00FD63A7"/>
    <w:pPr>
      <w:ind w:left="720"/>
      <w:contextualSpacing/>
    </w:pPr>
  </w:style>
  <w:style w:type="character" w:customStyle="1" w:styleId="Cmsor3Char">
    <w:name w:val="Címsor 3 Char"/>
    <w:basedOn w:val="Bekezdsalapbettpusa"/>
    <w:link w:val="Cmsor3"/>
    <w:uiPriority w:val="9"/>
    <w:semiHidden/>
    <w:rsid w:val="00FD63A7"/>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semiHidden/>
    <w:rsid w:val="00FD63A7"/>
    <w:rPr>
      <w:rFonts w:asciiTheme="majorHAnsi" w:eastAsiaTheme="majorEastAsia" w:hAnsiTheme="majorHAnsi" w:cstheme="majorBidi"/>
      <w:i/>
      <w:iCs/>
      <w:color w:val="2F5496" w:themeColor="accent1" w:themeShade="BF"/>
      <w:sz w:val="24"/>
    </w:rPr>
  </w:style>
  <w:style w:type="character" w:customStyle="1" w:styleId="Cmsor5Char">
    <w:name w:val="Címsor 5 Char"/>
    <w:basedOn w:val="Bekezdsalapbettpusa"/>
    <w:link w:val="Cmsor5"/>
    <w:uiPriority w:val="9"/>
    <w:semiHidden/>
    <w:rsid w:val="00FD63A7"/>
    <w:rPr>
      <w:rFonts w:asciiTheme="majorHAnsi" w:eastAsiaTheme="majorEastAsia" w:hAnsiTheme="majorHAnsi" w:cstheme="majorBidi"/>
      <w:color w:val="2F5496" w:themeColor="accent1" w:themeShade="BF"/>
      <w:sz w:val="24"/>
    </w:rPr>
  </w:style>
  <w:style w:type="character" w:customStyle="1" w:styleId="Cmsor6Char">
    <w:name w:val="Címsor 6 Char"/>
    <w:basedOn w:val="Bekezdsalapbettpusa"/>
    <w:link w:val="Cmsor6"/>
    <w:uiPriority w:val="9"/>
    <w:semiHidden/>
    <w:rsid w:val="00FD63A7"/>
    <w:rPr>
      <w:rFonts w:asciiTheme="majorHAnsi" w:eastAsiaTheme="majorEastAsia" w:hAnsiTheme="majorHAnsi" w:cstheme="majorBidi"/>
      <w:color w:val="1F3763" w:themeColor="accent1" w:themeShade="7F"/>
      <w:sz w:val="24"/>
    </w:rPr>
  </w:style>
  <w:style w:type="character" w:customStyle="1" w:styleId="Cmsor7Char">
    <w:name w:val="Címsor 7 Char"/>
    <w:basedOn w:val="Bekezdsalapbettpusa"/>
    <w:link w:val="Cmsor7"/>
    <w:uiPriority w:val="9"/>
    <w:semiHidden/>
    <w:rsid w:val="00FD63A7"/>
    <w:rPr>
      <w:rFonts w:asciiTheme="majorHAnsi" w:eastAsiaTheme="majorEastAsia" w:hAnsiTheme="majorHAnsi" w:cstheme="majorBidi"/>
      <w:i/>
      <w:iCs/>
      <w:color w:val="1F3763" w:themeColor="accent1" w:themeShade="7F"/>
      <w:sz w:val="24"/>
    </w:rPr>
  </w:style>
  <w:style w:type="character" w:customStyle="1" w:styleId="Cmsor8Char">
    <w:name w:val="Címsor 8 Char"/>
    <w:basedOn w:val="Bekezdsalapbettpusa"/>
    <w:link w:val="Cmsor8"/>
    <w:uiPriority w:val="9"/>
    <w:semiHidden/>
    <w:rsid w:val="00FD63A7"/>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FD63A7"/>
    <w:rPr>
      <w:rFonts w:asciiTheme="majorHAnsi" w:eastAsiaTheme="majorEastAsia" w:hAnsiTheme="majorHAnsi" w:cstheme="majorBidi"/>
      <w:i/>
      <w:iCs/>
      <w:color w:val="272727" w:themeColor="text1" w:themeTint="D8"/>
      <w:sz w:val="21"/>
      <w:szCs w:val="21"/>
    </w:rPr>
  </w:style>
  <w:style w:type="paragraph" w:styleId="TJ2">
    <w:name w:val="toc 2"/>
    <w:basedOn w:val="Norml"/>
    <w:next w:val="Norml"/>
    <w:autoRedefine/>
    <w:uiPriority w:val="39"/>
    <w:unhideWhenUsed/>
    <w:rsid w:val="00F337BC"/>
    <w:pPr>
      <w:spacing w:after="100"/>
      <w:ind w:left="240"/>
    </w:pPr>
  </w:style>
  <w:style w:type="paragraph" w:styleId="lfej">
    <w:name w:val="header"/>
    <w:basedOn w:val="Norml"/>
    <w:link w:val="lfejChar"/>
    <w:uiPriority w:val="99"/>
    <w:unhideWhenUsed/>
    <w:rsid w:val="00405027"/>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405027"/>
    <w:rPr>
      <w:sz w:val="24"/>
    </w:rPr>
  </w:style>
  <w:style w:type="paragraph" w:styleId="llb">
    <w:name w:val="footer"/>
    <w:basedOn w:val="Norml"/>
    <w:link w:val="llbChar"/>
    <w:uiPriority w:val="99"/>
    <w:unhideWhenUsed/>
    <w:rsid w:val="00405027"/>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405027"/>
    <w:rPr>
      <w:sz w:val="24"/>
    </w:rPr>
  </w:style>
  <w:style w:type="paragraph" w:styleId="Lbjegyzetszveg">
    <w:name w:val="footnote text"/>
    <w:basedOn w:val="Norml"/>
    <w:link w:val="LbjegyzetszvegChar"/>
    <w:uiPriority w:val="99"/>
    <w:semiHidden/>
    <w:unhideWhenUsed/>
    <w:rsid w:val="00AD3219"/>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AD3219"/>
    <w:rPr>
      <w:sz w:val="20"/>
      <w:szCs w:val="20"/>
    </w:rPr>
  </w:style>
  <w:style w:type="character" w:styleId="Lbjegyzet-hivatkozs">
    <w:name w:val="footnote reference"/>
    <w:basedOn w:val="Bekezdsalapbettpusa"/>
    <w:uiPriority w:val="99"/>
    <w:semiHidden/>
    <w:unhideWhenUsed/>
    <w:rsid w:val="00AD3219"/>
    <w:rPr>
      <w:vertAlign w:val="superscript"/>
    </w:rPr>
  </w:style>
  <w:style w:type="paragraph" w:customStyle="1" w:styleId="Terminal">
    <w:name w:val="Terminal"/>
    <w:basedOn w:val="Norml"/>
    <w:link w:val="TerminalChar"/>
    <w:qFormat/>
    <w:rsid w:val="00FB289C"/>
    <w:pPr>
      <w:pBdr>
        <w:top w:val="single" w:sz="4" w:space="1" w:color="auto"/>
        <w:left w:val="single" w:sz="4" w:space="4" w:color="auto"/>
        <w:bottom w:val="single" w:sz="4" w:space="1" w:color="auto"/>
        <w:right w:val="single" w:sz="4" w:space="4" w:color="auto"/>
      </w:pBdr>
      <w:shd w:val="clear" w:color="auto" w:fill="EDEDED" w:themeFill="accent3" w:themeFillTint="33"/>
      <w:spacing w:before="0" w:after="0" w:line="240" w:lineRule="auto"/>
      <w:ind w:left="567" w:right="708"/>
    </w:pPr>
    <w:rPr>
      <w:rFonts w:ascii="Courier New" w:hAnsi="Courier New" w:cs="Courier New"/>
    </w:rPr>
  </w:style>
  <w:style w:type="character" w:customStyle="1" w:styleId="TerminalChar">
    <w:name w:val="Terminal Char"/>
    <w:basedOn w:val="Bekezdsalapbettpusa"/>
    <w:link w:val="Terminal"/>
    <w:rsid w:val="00FB289C"/>
    <w:rPr>
      <w:rFonts w:ascii="Courier New" w:hAnsi="Courier New" w:cs="Courier New"/>
      <w:sz w:val="24"/>
      <w:shd w:val="clear" w:color="auto" w:fill="EDEDED" w:themeFill="accent3" w:themeFillTint="33"/>
    </w:rPr>
  </w:style>
  <w:style w:type="table" w:styleId="Rcsostblzat">
    <w:name w:val="Table Grid"/>
    <w:basedOn w:val="Normltblzat"/>
    <w:uiPriority w:val="39"/>
    <w:rsid w:val="00575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ltozat">
    <w:name w:val="Revision"/>
    <w:hidden/>
    <w:uiPriority w:val="99"/>
    <w:semiHidden/>
    <w:rsid w:val="009F509C"/>
    <w:pPr>
      <w:spacing w:after="0" w:line="240" w:lineRule="auto"/>
    </w:pPr>
    <w:rPr>
      <w:rFonts w:ascii="Times New Roman" w:hAnsi="Times New Roman"/>
      <w:sz w:val="24"/>
    </w:rPr>
  </w:style>
  <w:style w:type="character" w:styleId="Jegyzethivatkozs">
    <w:name w:val="annotation reference"/>
    <w:basedOn w:val="Bekezdsalapbettpusa"/>
    <w:uiPriority w:val="99"/>
    <w:semiHidden/>
    <w:unhideWhenUsed/>
    <w:rsid w:val="009F509C"/>
    <w:rPr>
      <w:sz w:val="16"/>
      <w:szCs w:val="16"/>
    </w:rPr>
  </w:style>
  <w:style w:type="paragraph" w:styleId="Jegyzetszveg">
    <w:name w:val="annotation text"/>
    <w:basedOn w:val="Norml"/>
    <w:link w:val="JegyzetszvegChar"/>
    <w:uiPriority w:val="99"/>
    <w:semiHidden/>
    <w:unhideWhenUsed/>
    <w:rsid w:val="009F509C"/>
    <w:pPr>
      <w:spacing w:line="240" w:lineRule="auto"/>
    </w:pPr>
    <w:rPr>
      <w:sz w:val="20"/>
      <w:szCs w:val="20"/>
    </w:rPr>
  </w:style>
  <w:style w:type="character" w:customStyle="1" w:styleId="JegyzetszvegChar">
    <w:name w:val="Jegyzetszöveg Char"/>
    <w:basedOn w:val="Bekezdsalapbettpusa"/>
    <w:link w:val="Jegyzetszveg"/>
    <w:uiPriority w:val="99"/>
    <w:semiHidden/>
    <w:rsid w:val="009F509C"/>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9F509C"/>
    <w:rPr>
      <w:b/>
      <w:bCs/>
    </w:rPr>
  </w:style>
  <w:style w:type="character" w:customStyle="1" w:styleId="MegjegyzstrgyaChar">
    <w:name w:val="Megjegyzés tárgya Char"/>
    <w:basedOn w:val="JegyzetszvegChar"/>
    <w:link w:val="Megjegyzstrgya"/>
    <w:uiPriority w:val="99"/>
    <w:semiHidden/>
    <w:rsid w:val="009F509C"/>
    <w:rPr>
      <w:rFonts w:ascii="Times New Roman" w:hAnsi="Times New Roman"/>
      <w:b/>
      <w:bCs/>
      <w:sz w:val="20"/>
      <w:szCs w:val="20"/>
    </w:rPr>
  </w:style>
  <w:style w:type="paragraph" w:styleId="Buborkszveg">
    <w:name w:val="Balloon Text"/>
    <w:basedOn w:val="Norml"/>
    <w:link w:val="BuborkszvegChar"/>
    <w:uiPriority w:val="99"/>
    <w:semiHidden/>
    <w:unhideWhenUsed/>
    <w:rsid w:val="00F6477A"/>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F6477A"/>
    <w:rPr>
      <w:rFonts w:ascii="Segoe UI" w:hAnsi="Segoe UI" w:cs="Segoe UI"/>
      <w:sz w:val="18"/>
      <w:szCs w:val="18"/>
    </w:rPr>
  </w:style>
  <w:style w:type="paragraph" w:styleId="NormlWeb">
    <w:name w:val="Normal (Web)"/>
    <w:basedOn w:val="Norml"/>
    <w:uiPriority w:val="99"/>
    <w:semiHidden/>
    <w:unhideWhenUsed/>
    <w:rsid w:val="004D169A"/>
    <w:pPr>
      <w:spacing w:before="100" w:beforeAutospacing="1" w:after="100" w:afterAutospacing="1" w:line="240" w:lineRule="auto"/>
      <w:jc w:val="left"/>
    </w:pPr>
    <w:rPr>
      <w:rFonts w:eastAsia="Times New Roman" w:cs="Times New Roman"/>
      <w:szCs w:val="24"/>
      <w:lang w:eastAsia="hu-HU"/>
    </w:rPr>
  </w:style>
  <w:style w:type="character" w:styleId="Kiemels2">
    <w:name w:val="Strong"/>
    <w:basedOn w:val="Bekezdsalapbettpusa"/>
    <w:uiPriority w:val="22"/>
    <w:qFormat/>
    <w:rsid w:val="004D169A"/>
    <w:rPr>
      <w:b/>
      <w:bCs/>
    </w:rPr>
  </w:style>
  <w:style w:type="character" w:styleId="HTML-kd">
    <w:name w:val="HTML Code"/>
    <w:basedOn w:val="Bekezdsalapbettpusa"/>
    <w:uiPriority w:val="99"/>
    <w:semiHidden/>
    <w:unhideWhenUsed/>
    <w:rsid w:val="004D16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93726">
      <w:bodyDiv w:val="1"/>
      <w:marLeft w:val="0"/>
      <w:marRight w:val="0"/>
      <w:marTop w:val="0"/>
      <w:marBottom w:val="0"/>
      <w:divBdr>
        <w:top w:val="none" w:sz="0" w:space="0" w:color="auto"/>
        <w:left w:val="none" w:sz="0" w:space="0" w:color="auto"/>
        <w:bottom w:val="none" w:sz="0" w:space="0" w:color="auto"/>
        <w:right w:val="none" w:sz="0" w:space="0" w:color="auto"/>
      </w:divBdr>
    </w:div>
    <w:div w:id="59999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5D53F-E473-440F-AFAB-F97B9FA52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29</Pages>
  <Words>3090</Words>
  <Characters>21325</Characters>
  <Application>Microsoft Office Word</Application>
  <DocSecurity>0</DocSecurity>
  <Lines>177</Lines>
  <Paragraphs>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 Tibor</dc:creator>
  <cp:keywords/>
  <dc:description/>
  <cp:lastModifiedBy>Krisztián Benjamin Szamosi</cp:lastModifiedBy>
  <cp:revision>6</cp:revision>
  <dcterms:created xsi:type="dcterms:W3CDTF">2024-05-14T16:29:00Z</dcterms:created>
  <dcterms:modified xsi:type="dcterms:W3CDTF">2024-05-14T19:03:00Z</dcterms:modified>
</cp:coreProperties>
</file>