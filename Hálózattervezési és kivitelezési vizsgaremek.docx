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r>
        <w:t>Lócska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szCs w:val="22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 w:rsidP="00724515">
          <w:pPr>
            <w:pStyle w:val="Tartalomjegyzkcmsora"/>
          </w:pPr>
          <w:r>
            <w:t>Tartalom</w:t>
          </w:r>
        </w:p>
        <w:p w14:paraId="59852270" w14:textId="185244BA" w:rsidR="00920D22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62835" w:history="1">
            <w:r w:rsidR="00920D22" w:rsidRPr="00BA3022">
              <w:rPr>
                <w:rStyle w:val="Hiperhivatkozs"/>
                <w:noProof/>
              </w:rPr>
              <w:t>1.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Bevezetés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_Toc166362835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3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6387096A" w14:textId="2CF48574" w:rsidR="00920D22" w:rsidRDefault="00D76AF9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36" w:history="1">
            <w:r w:rsidR="00920D22" w:rsidRPr="00BA3022">
              <w:rPr>
                <w:rStyle w:val="Hiperhivatkozs"/>
                <w:noProof/>
              </w:rPr>
              <w:t>2.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Költségvetés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_Toc166362836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4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4E810278" w14:textId="4B5BAE40" w:rsidR="00920D22" w:rsidRDefault="00D76AF9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37" w:history="1">
            <w:r w:rsidR="00920D22" w:rsidRPr="00BA3022">
              <w:rPr>
                <w:rStyle w:val="Hiperhivatkozs"/>
                <w:noProof/>
              </w:rPr>
              <w:t>3.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Hálózati fizikai struktúrája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_Toc166362837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5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4648A310" w14:textId="7F22330C" w:rsidR="00920D22" w:rsidRDefault="00D76AF9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38" w:history="1">
            <w:r w:rsidR="00920D22" w:rsidRPr="00BA3022">
              <w:rPr>
                <w:rStyle w:val="Hiperhivatkozs"/>
                <w:noProof/>
              </w:rPr>
              <w:t>4.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Hálózati logikai struktúrája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_Toc166362838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6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6BA4851C" w14:textId="4CC7AA4E" w:rsidR="00920D22" w:rsidRDefault="00D76AF9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39" w:history="1">
            <w:r w:rsidR="00920D22" w:rsidRPr="00BA3022">
              <w:rPr>
                <w:rStyle w:val="Hiperhivatkozs"/>
                <w:noProof/>
              </w:rPr>
              <w:t>5.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Alkalmazott hálózati konfigurációk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_Toc166362839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7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21937D62" w14:textId="71872942" w:rsidR="00920D22" w:rsidRDefault="00D76AF9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0" w:history="1">
            <w:r w:rsidR="00920D22" w:rsidRPr="00BA3022">
              <w:rPr>
                <w:rStyle w:val="Hiperhivatkozs"/>
                <w:noProof/>
              </w:rPr>
              <w:t>5.1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Forgalomirányítás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_Toc166362840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7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323DD5F8" w14:textId="184F3FF0" w:rsidR="00920D22" w:rsidRDefault="00D76AF9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1" w:history="1">
            <w:r w:rsidR="00920D22" w:rsidRPr="00BA3022">
              <w:rPr>
                <w:rStyle w:val="Hiperhivatkozs"/>
                <w:noProof/>
              </w:rPr>
              <w:t>5.2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IP címek kiosztása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_Toc166362841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7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09465BDF" w14:textId="3485FC81" w:rsidR="00920D22" w:rsidRDefault="00D76AF9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2" w:history="1">
            <w:r w:rsidR="00920D22" w:rsidRPr="00BA3022">
              <w:rPr>
                <w:rStyle w:val="Hiperhivatkozs"/>
                <w:noProof/>
              </w:rPr>
              <w:t>6.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Etherchannel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_Toc166362842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9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6B3F2624" w14:textId="2EBF5785" w:rsidR="00920D22" w:rsidRDefault="00D76AF9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3" w:history="1">
            <w:r w:rsidR="00920D22" w:rsidRPr="00BA3022">
              <w:rPr>
                <w:rStyle w:val="Hiperhivatkozs"/>
                <w:noProof/>
              </w:rPr>
              <w:t>7.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Windows szerver konfigurálása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_Toc166362843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10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70A732C1" w14:textId="7CF8AC0F" w:rsidR="00920D22" w:rsidRDefault="00D76AF9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4" w:history="1">
            <w:r w:rsidR="00920D22" w:rsidRPr="00BA3022">
              <w:rPr>
                <w:rStyle w:val="Hiperhivatkozs"/>
                <w:noProof/>
              </w:rPr>
              <w:t>7.1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DHCP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_Toc166362844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10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595303BB" w14:textId="51C7917F" w:rsidR="00920D22" w:rsidRDefault="00D76AF9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5" w:history="1">
            <w:r w:rsidR="00920D22" w:rsidRPr="00BA3022">
              <w:rPr>
                <w:rStyle w:val="Hiperhivatkozs"/>
                <w:noProof/>
              </w:rPr>
              <w:t>7.2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Active Directory beállítása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_Toc166362845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10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60C3133E" w14:textId="23E5C35A" w:rsidR="00920D22" w:rsidRDefault="00D76AF9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6" w:history="1">
            <w:r w:rsidR="00920D22" w:rsidRPr="00BA3022">
              <w:rPr>
                <w:rStyle w:val="Hiperhivatkozs"/>
                <w:noProof/>
              </w:rPr>
              <w:t>7.3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Biztonsági mentés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_Toc166362846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12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36C62A75" w14:textId="6FD0B1BD" w:rsidR="00920D22" w:rsidRDefault="00D76AF9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7" w:history="1">
            <w:r w:rsidR="00920D22" w:rsidRPr="00BA3022">
              <w:rPr>
                <w:rStyle w:val="Hiperhivatkozs"/>
                <w:noProof/>
              </w:rPr>
              <w:t>8.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Linux szerver konfigurálása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_Toc166362847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14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6B57AAC9" w14:textId="587A34B9" w:rsidR="00920D22" w:rsidRDefault="00D76AF9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8" w:history="1">
            <w:r w:rsidR="00920D22" w:rsidRPr="00BA3022">
              <w:rPr>
                <w:rStyle w:val="Hiperhivatkozs"/>
                <w:noProof/>
              </w:rPr>
              <w:t>8.1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Telepítés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_Toc166362848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14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1D3FCA85" w14:textId="4668FB1A" w:rsidR="00920D22" w:rsidRDefault="00D76AF9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9" w:history="1">
            <w:r w:rsidR="00920D22" w:rsidRPr="00BA3022">
              <w:rPr>
                <w:rStyle w:val="Hiperhivatkozs"/>
                <w:noProof/>
              </w:rPr>
              <w:t>8.2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DNS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_Toc166362849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14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33492091" w14:textId="57F12AF8" w:rsidR="00920D22" w:rsidRDefault="00D76AF9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50" w:history="1">
            <w:r w:rsidR="00920D22" w:rsidRPr="00BA3022">
              <w:rPr>
                <w:rStyle w:val="Hiperhivatkozs"/>
                <w:noProof/>
              </w:rPr>
              <w:t>8.3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SSH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_Toc166362850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14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177322C2" w14:textId="0230577B" w:rsidR="00920D22" w:rsidRDefault="00D76AF9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51" w:history="1">
            <w:r w:rsidR="00920D22" w:rsidRPr="00BA3022">
              <w:rPr>
                <w:rStyle w:val="Hiperhivatkozs"/>
                <w:noProof/>
              </w:rPr>
              <w:t>8.4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Samba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_Toc166362851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15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37093C47" w14:textId="44D2315E" w:rsidR="00920D22" w:rsidRDefault="00D76AF9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52" w:history="1">
            <w:r w:rsidR="00920D22" w:rsidRPr="00BA3022">
              <w:rPr>
                <w:rStyle w:val="Hiperhivatkozs"/>
                <w:noProof/>
              </w:rPr>
              <w:t>8.5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Apache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_Toc166362852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15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785A346D" w14:textId="6038B901" w:rsidR="00920D22" w:rsidRDefault="00D76AF9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53" w:history="1">
            <w:r w:rsidR="00920D22" w:rsidRPr="00BA3022">
              <w:rPr>
                <w:rStyle w:val="Hiperhivatkozs"/>
                <w:noProof/>
              </w:rPr>
              <w:t>9.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Jövőbeni fejlesztések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_Toc166362853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17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26A50C8D" w14:textId="379A2220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3C662D21" w:rsidR="0020047D" w:rsidRPr="00724515" w:rsidRDefault="00616279" w:rsidP="00724515">
      <w:pPr>
        <w:pStyle w:val="Cmsor1"/>
      </w:pPr>
      <w:bookmarkStart w:id="0" w:name="_Toc166362835"/>
      <w:r w:rsidRPr="00724515"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724515">
        <w:t>Bevezetés</w:t>
      </w:r>
      <w:bookmarkEnd w:id="0"/>
      <w:r w:rsidR="00511F92" w:rsidRPr="00724515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E319A16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>Cégünk a Szálkapari Zrt</w:t>
      </w:r>
      <w:r w:rsidR="00493494">
        <w:rPr>
          <w:rFonts w:ascii="Open Sans" w:hAnsi="Open Sans"/>
        </w:rPr>
        <w:t>.</w:t>
      </w:r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</w:t>
      </w:r>
      <w:r w:rsidR="00724515">
        <w:rPr>
          <w:rFonts w:ascii="Open Sans" w:hAnsi="Open Sans"/>
        </w:rPr>
        <w:t>három</w:t>
      </w:r>
      <w:r w:rsidR="00493494">
        <w:rPr>
          <w:rFonts w:ascii="Open Sans" w:hAnsi="Open Sans"/>
        </w:rPr>
        <w:t xml:space="preserve"> telephellyel rendelkezik</w:t>
      </w:r>
      <w:r w:rsidR="00724515">
        <w:rPr>
          <w:rFonts w:ascii="Open Sans" w:hAnsi="Open Sans"/>
        </w:rPr>
        <w:t xml:space="preserve"> Magyarország és Szlovákia területein</w:t>
      </w:r>
      <w:r w:rsidR="00493494">
        <w:rPr>
          <w:rFonts w:ascii="Open Sans" w:hAnsi="Open Sans"/>
        </w:rPr>
        <w:t xml:space="preserve">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</w:t>
      </w:r>
      <w:r w:rsidR="00041D13">
        <w:rPr>
          <w:rFonts w:ascii="Open Sans" w:hAnsi="Open Sans"/>
        </w:rPr>
        <w:t>, területi elhelyezkedés</w:t>
      </w:r>
      <w:r w:rsidR="000140DB">
        <w:rPr>
          <w:rFonts w:ascii="Open Sans" w:hAnsi="Open Sans"/>
        </w:rPr>
        <w:t xml:space="preserve"> adóoptimalizálás miatt </w:t>
      </w:r>
      <w:r w:rsidR="00041D13">
        <w:rPr>
          <w:rFonts w:ascii="Open Sans" w:hAnsi="Open Sans"/>
        </w:rPr>
        <w:t xml:space="preserve">vált </w:t>
      </w:r>
      <w:r w:rsidR="000140DB">
        <w:rPr>
          <w:rFonts w:ascii="Open Sans" w:hAnsi="Open Sans"/>
        </w:rPr>
        <w:t>szükséges</w:t>
      </w:r>
      <w:r w:rsidR="00041D13">
        <w:rPr>
          <w:rFonts w:ascii="Open Sans" w:hAnsi="Open Sans"/>
        </w:rPr>
        <w:t>sé</w:t>
      </w:r>
      <w:r w:rsidR="000140DB">
        <w:rPr>
          <w:rFonts w:ascii="Open Sans" w:hAnsi="Open Sans"/>
        </w:rPr>
        <w:t>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724515">
      <w:pPr>
        <w:pStyle w:val="Cmsor1"/>
      </w:pPr>
      <w:bookmarkStart w:id="1" w:name="_Toc166362836"/>
      <w:r>
        <w:lastRenderedPageBreak/>
        <w:t>Költségvetés</w:t>
      </w:r>
      <w:bookmarkEnd w:id="1"/>
    </w:p>
    <w:p w14:paraId="11E6BFB5" w14:textId="10D09581" w:rsidR="0057509D" w:rsidRDefault="00493494" w:rsidP="0057509D">
      <w:r>
        <w:t>A cég hálózata a következő eszközöket igényli:</w:t>
      </w:r>
    </w:p>
    <w:p w14:paraId="2D042B70" w14:textId="77777777" w:rsidR="0057509D" w:rsidRPr="0057509D" w:rsidRDefault="0057509D" w:rsidP="0057509D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7509D" w14:paraId="4ECD5E93" w14:textId="77777777" w:rsidTr="0057509D">
        <w:tc>
          <w:tcPr>
            <w:tcW w:w="3020" w:type="dxa"/>
          </w:tcPr>
          <w:p w14:paraId="641C45A0" w14:textId="2C823DF2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Eszköz</w:t>
            </w:r>
          </w:p>
        </w:tc>
        <w:tc>
          <w:tcPr>
            <w:tcW w:w="3021" w:type="dxa"/>
          </w:tcPr>
          <w:p w14:paraId="2BA80556" w14:textId="69448C3A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Mennyiség</w:t>
            </w:r>
            <w:r>
              <w:rPr>
                <w:b/>
              </w:rPr>
              <w:t xml:space="preserve"> (darab)</w:t>
            </w:r>
          </w:p>
        </w:tc>
        <w:tc>
          <w:tcPr>
            <w:tcW w:w="3021" w:type="dxa"/>
          </w:tcPr>
          <w:p w14:paraId="67E17188" w14:textId="788383D3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Összeg USD</w:t>
            </w:r>
          </w:p>
        </w:tc>
      </w:tr>
      <w:tr w:rsidR="0057509D" w14:paraId="54985717" w14:textId="77777777" w:rsidTr="0057509D">
        <w:tc>
          <w:tcPr>
            <w:tcW w:w="3020" w:type="dxa"/>
          </w:tcPr>
          <w:p w14:paraId="37B20405" w14:textId="295A934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PC (személyi számítógép)</w:t>
            </w:r>
          </w:p>
        </w:tc>
        <w:tc>
          <w:tcPr>
            <w:tcW w:w="3021" w:type="dxa"/>
          </w:tcPr>
          <w:p w14:paraId="43510CC2" w14:textId="6B369AF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20 db</w:t>
            </w:r>
          </w:p>
        </w:tc>
        <w:tc>
          <w:tcPr>
            <w:tcW w:w="3021" w:type="dxa"/>
          </w:tcPr>
          <w:p w14:paraId="17633942" w14:textId="1E02D5D7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27 855 $</w:t>
            </w:r>
          </w:p>
        </w:tc>
      </w:tr>
      <w:tr w:rsidR="0057509D" w14:paraId="4D27BBAB" w14:textId="77777777" w:rsidTr="0057509D">
        <w:tc>
          <w:tcPr>
            <w:tcW w:w="3020" w:type="dxa"/>
          </w:tcPr>
          <w:p w14:paraId="7351FD72" w14:textId="28E75D0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Laptop</w:t>
            </w:r>
          </w:p>
        </w:tc>
        <w:tc>
          <w:tcPr>
            <w:tcW w:w="3021" w:type="dxa"/>
          </w:tcPr>
          <w:p w14:paraId="2B74F46D" w14:textId="691A4990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5 db</w:t>
            </w:r>
          </w:p>
        </w:tc>
        <w:tc>
          <w:tcPr>
            <w:tcW w:w="3021" w:type="dxa"/>
          </w:tcPr>
          <w:p w14:paraId="40D1D6BC" w14:textId="4F20E8E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6963 $</w:t>
            </w:r>
          </w:p>
        </w:tc>
      </w:tr>
      <w:tr w:rsidR="0057509D" w14:paraId="0E967394" w14:textId="77777777" w:rsidTr="0057509D">
        <w:tc>
          <w:tcPr>
            <w:tcW w:w="3020" w:type="dxa"/>
          </w:tcPr>
          <w:p w14:paraId="08577301" w14:textId="7ED2D5A9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Switch</w:t>
            </w:r>
            <w:proofErr w:type="spellEnd"/>
            <w:r>
              <w:t xml:space="preserve"> 2960</w:t>
            </w:r>
          </w:p>
        </w:tc>
        <w:tc>
          <w:tcPr>
            <w:tcW w:w="3021" w:type="dxa"/>
          </w:tcPr>
          <w:p w14:paraId="1DE3A5B6" w14:textId="21B2D9F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7 db</w:t>
            </w:r>
          </w:p>
        </w:tc>
        <w:tc>
          <w:tcPr>
            <w:tcW w:w="3021" w:type="dxa"/>
          </w:tcPr>
          <w:p w14:paraId="4159015F" w14:textId="0E36681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8715 $</w:t>
            </w:r>
          </w:p>
        </w:tc>
      </w:tr>
      <w:tr w:rsidR="0057509D" w14:paraId="2DB4375C" w14:textId="77777777" w:rsidTr="0057509D">
        <w:tc>
          <w:tcPr>
            <w:tcW w:w="3020" w:type="dxa"/>
          </w:tcPr>
          <w:p w14:paraId="3CDCB4FB" w14:textId="4E67EA12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Router 2911</w:t>
            </w:r>
          </w:p>
        </w:tc>
        <w:tc>
          <w:tcPr>
            <w:tcW w:w="3021" w:type="dxa"/>
          </w:tcPr>
          <w:p w14:paraId="7A17CE35" w14:textId="28F549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 db</w:t>
            </w:r>
          </w:p>
        </w:tc>
        <w:tc>
          <w:tcPr>
            <w:tcW w:w="3021" w:type="dxa"/>
          </w:tcPr>
          <w:p w14:paraId="7E4EBCF6" w14:textId="4040525C" w:rsidR="0057509D" w:rsidRDefault="0057509D" w:rsidP="00015532">
            <w:pPr>
              <w:jc w:val="left"/>
              <w:rPr>
                <w:b/>
                <w:u w:val="single"/>
              </w:rPr>
            </w:pPr>
            <w:r w:rsidRPr="00AA57AE">
              <w:t>37</w:t>
            </w:r>
            <w:r>
              <w:t> </w:t>
            </w:r>
            <w:r w:rsidRPr="00AA57AE">
              <w:t>800</w:t>
            </w:r>
            <w:r>
              <w:t xml:space="preserve"> $</w:t>
            </w:r>
          </w:p>
        </w:tc>
      </w:tr>
      <w:tr w:rsidR="0057509D" w14:paraId="5F50D8BB" w14:textId="77777777" w:rsidTr="0057509D">
        <w:tc>
          <w:tcPr>
            <w:tcW w:w="3020" w:type="dxa"/>
          </w:tcPr>
          <w:p w14:paraId="75BC7FFD" w14:textId="4B4D32B4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Linksys</w:t>
            </w:r>
            <w:proofErr w:type="spellEnd"/>
            <w:r>
              <w:t xml:space="preserve"> WRT300N</w:t>
            </w:r>
          </w:p>
        </w:tc>
        <w:tc>
          <w:tcPr>
            <w:tcW w:w="3021" w:type="dxa"/>
          </w:tcPr>
          <w:p w14:paraId="5B86F642" w14:textId="7A56BBF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3db</w:t>
            </w:r>
          </w:p>
        </w:tc>
        <w:tc>
          <w:tcPr>
            <w:tcW w:w="3021" w:type="dxa"/>
          </w:tcPr>
          <w:p w14:paraId="63A22ACD" w14:textId="564C4BD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120 $</w:t>
            </w:r>
          </w:p>
        </w:tc>
      </w:tr>
      <w:tr w:rsidR="0057509D" w14:paraId="2FCF76C8" w14:textId="77777777" w:rsidTr="0057509D">
        <w:tc>
          <w:tcPr>
            <w:tcW w:w="3020" w:type="dxa"/>
          </w:tcPr>
          <w:p w14:paraId="3B976B1B" w14:textId="08A33196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Multilayer</w:t>
            </w:r>
            <w:proofErr w:type="spellEnd"/>
            <w:r>
              <w:t xml:space="preserve"> </w:t>
            </w:r>
            <w:proofErr w:type="spellStart"/>
            <w:r>
              <w:t>switch</w:t>
            </w:r>
            <w:proofErr w:type="spellEnd"/>
            <w:r>
              <w:t xml:space="preserve">  3650</w:t>
            </w:r>
          </w:p>
        </w:tc>
        <w:tc>
          <w:tcPr>
            <w:tcW w:w="3021" w:type="dxa"/>
          </w:tcPr>
          <w:p w14:paraId="3AF4B73C" w14:textId="07A657A5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2 db</w:t>
            </w:r>
          </w:p>
        </w:tc>
        <w:tc>
          <w:tcPr>
            <w:tcW w:w="3021" w:type="dxa"/>
          </w:tcPr>
          <w:p w14:paraId="59265D20" w14:textId="1635A096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18 572 $</w:t>
            </w:r>
          </w:p>
        </w:tc>
      </w:tr>
      <w:tr w:rsidR="0057509D" w14:paraId="303CC0CF" w14:textId="77777777" w:rsidTr="0057509D">
        <w:tc>
          <w:tcPr>
            <w:tcW w:w="3020" w:type="dxa"/>
          </w:tcPr>
          <w:p w14:paraId="450CAE8C" w14:textId="7CF5BF1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Server</w:t>
            </w:r>
          </w:p>
        </w:tc>
        <w:tc>
          <w:tcPr>
            <w:tcW w:w="3021" w:type="dxa"/>
          </w:tcPr>
          <w:p w14:paraId="12910D2D" w14:textId="0AA2BD2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 db</w:t>
            </w:r>
          </w:p>
        </w:tc>
        <w:tc>
          <w:tcPr>
            <w:tcW w:w="3021" w:type="dxa"/>
          </w:tcPr>
          <w:p w14:paraId="61B3226E" w14:textId="29A6341D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15 833 $</w:t>
            </w:r>
          </w:p>
        </w:tc>
      </w:tr>
      <w:tr w:rsidR="0057509D" w14:paraId="655A48E5" w14:textId="77777777" w:rsidTr="0057509D">
        <w:tc>
          <w:tcPr>
            <w:tcW w:w="3020" w:type="dxa"/>
          </w:tcPr>
          <w:p w14:paraId="25BD9FCA" w14:textId="66B620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 xml:space="preserve">Access </w:t>
            </w:r>
            <w:proofErr w:type="spellStart"/>
            <w:r>
              <w:t>Point</w:t>
            </w:r>
            <w:proofErr w:type="spellEnd"/>
          </w:p>
        </w:tc>
        <w:tc>
          <w:tcPr>
            <w:tcW w:w="3021" w:type="dxa"/>
          </w:tcPr>
          <w:p w14:paraId="76A7D302" w14:textId="5052BDCA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 db</w:t>
            </w:r>
          </w:p>
        </w:tc>
        <w:tc>
          <w:tcPr>
            <w:tcW w:w="3021" w:type="dxa"/>
          </w:tcPr>
          <w:p w14:paraId="1F56F0A2" w14:textId="3AA9E97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130 $</w:t>
            </w:r>
          </w:p>
        </w:tc>
      </w:tr>
      <w:tr w:rsidR="0057509D" w14:paraId="0ACFE7D4" w14:textId="77777777" w:rsidTr="0057509D">
        <w:tc>
          <w:tcPr>
            <w:tcW w:w="3020" w:type="dxa"/>
          </w:tcPr>
          <w:p w14:paraId="53AB756C" w14:textId="18AC2E60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Nyomtató</w:t>
            </w:r>
          </w:p>
        </w:tc>
        <w:tc>
          <w:tcPr>
            <w:tcW w:w="3021" w:type="dxa"/>
          </w:tcPr>
          <w:p w14:paraId="73C49037" w14:textId="22E7F5E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4 db</w:t>
            </w:r>
          </w:p>
        </w:tc>
        <w:tc>
          <w:tcPr>
            <w:tcW w:w="3021" w:type="dxa"/>
          </w:tcPr>
          <w:p w14:paraId="56DD81F8" w14:textId="7CF3980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1522 $</w:t>
            </w:r>
          </w:p>
        </w:tc>
      </w:tr>
      <w:tr w:rsidR="00CF4F34" w14:paraId="7A5653AB" w14:textId="77777777" w:rsidTr="0057509D">
        <w:trPr>
          <w:ins w:id="2" w:author="Krisztián Benjamin Szamosi" w:date="2024-05-12T23:01:00Z"/>
        </w:trPr>
        <w:tc>
          <w:tcPr>
            <w:tcW w:w="3020" w:type="dxa"/>
          </w:tcPr>
          <w:p w14:paraId="4FB7AFD2" w14:textId="7FD62758" w:rsidR="00CF4F34" w:rsidRPr="0057509D" w:rsidRDefault="00CF4F34" w:rsidP="00015532">
            <w:pPr>
              <w:jc w:val="left"/>
              <w:rPr>
                <w:ins w:id="3" w:author="Krisztián Benjamin Szamosi" w:date="2024-05-12T23:01:00Z"/>
                <w:bCs/>
              </w:rPr>
            </w:pPr>
            <w:ins w:id="4" w:author="Krisztián Benjamin Szamosi" w:date="2024-05-12T23:01:00Z">
              <w:r>
                <w:rPr>
                  <w:bCs/>
                </w:rPr>
                <w:t>ASA 5505 (tűzfal)</w:t>
              </w:r>
            </w:ins>
          </w:p>
        </w:tc>
        <w:tc>
          <w:tcPr>
            <w:tcW w:w="3021" w:type="dxa"/>
          </w:tcPr>
          <w:p w14:paraId="54E0EA26" w14:textId="31DAF130" w:rsidR="00CF4F34" w:rsidRDefault="00CF4F34" w:rsidP="00015532">
            <w:pPr>
              <w:jc w:val="left"/>
              <w:rPr>
                <w:ins w:id="5" w:author="Krisztián Benjamin Szamosi" w:date="2024-05-12T23:01:00Z"/>
              </w:rPr>
            </w:pPr>
            <w:ins w:id="6" w:author="Krisztián Benjamin Szamosi" w:date="2024-05-12T23:01:00Z">
              <w:r>
                <w:t>1 db</w:t>
              </w:r>
            </w:ins>
          </w:p>
        </w:tc>
        <w:tc>
          <w:tcPr>
            <w:tcW w:w="3021" w:type="dxa"/>
          </w:tcPr>
          <w:p w14:paraId="53839775" w14:textId="356BAF81" w:rsidR="00CF4F34" w:rsidRDefault="00CF4F34" w:rsidP="00015532">
            <w:pPr>
              <w:jc w:val="left"/>
              <w:rPr>
                <w:ins w:id="7" w:author="Krisztián Benjamin Szamosi" w:date="2024-05-12T23:01:00Z"/>
              </w:rPr>
            </w:pPr>
            <w:ins w:id="8" w:author="Krisztián Benjamin Szamosi" w:date="2024-05-12T23:02:00Z">
              <w:r>
                <w:t>595 $</w:t>
              </w:r>
            </w:ins>
          </w:p>
        </w:tc>
      </w:tr>
    </w:tbl>
    <w:p w14:paraId="107DE97D" w14:textId="779DFA24" w:rsidR="00D929AD" w:rsidRDefault="00D929AD" w:rsidP="00015532">
      <w:pPr>
        <w:jc w:val="left"/>
        <w:rPr>
          <w:b/>
          <w:u w:val="single"/>
        </w:rPr>
      </w:pPr>
    </w:p>
    <w:p w14:paraId="02922F6B" w14:textId="6D7AEF46" w:rsidR="0057509D" w:rsidRDefault="0057509D" w:rsidP="00015532">
      <w:pPr>
        <w:jc w:val="left"/>
        <w:rPr>
          <w:b/>
          <w:u w:val="single"/>
        </w:rPr>
      </w:pPr>
      <w:r>
        <w:rPr>
          <w:b/>
          <w:u w:val="single"/>
        </w:rPr>
        <w:t>Összköltség az eszközökre</w:t>
      </w:r>
      <w:r w:rsidRPr="000A17D5">
        <w:rPr>
          <w:b/>
          <w:u w:val="single"/>
        </w:rPr>
        <w:t xml:space="preserve">: </w:t>
      </w:r>
      <w:ins w:id="9" w:author="Krisztián Benjamin Szamosi" w:date="2024-05-12T23:02:00Z">
        <w:r w:rsidR="00CF4F34" w:rsidRPr="00CF4F34">
          <w:rPr>
            <w:b/>
            <w:u w:val="single"/>
          </w:rPr>
          <w:t>118</w:t>
        </w:r>
        <w:r w:rsidR="00CF4F34">
          <w:rPr>
            <w:b/>
            <w:u w:val="single"/>
          </w:rPr>
          <w:t> </w:t>
        </w:r>
        <w:r w:rsidR="00CF4F34" w:rsidRPr="00CF4F34">
          <w:rPr>
            <w:b/>
            <w:u w:val="single"/>
          </w:rPr>
          <w:t>105</w:t>
        </w:r>
        <w:r w:rsidR="00CF4F34">
          <w:rPr>
            <w:b/>
            <w:u w:val="single"/>
          </w:rPr>
          <w:t xml:space="preserve"> </w:t>
        </w:r>
      </w:ins>
      <w:del w:id="10" w:author="Krisztián Benjamin Szamosi" w:date="2024-05-12T23:02:00Z">
        <w:r w:rsidRPr="00AA57AE" w:rsidDel="00CF4F34">
          <w:rPr>
            <w:b/>
            <w:u w:val="single"/>
          </w:rPr>
          <w:delText>117</w:delText>
        </w:r>
        <w:r w:rsidDel="00CF4F34">
          <w:rPr>
            <w:b/>
            <w:u w:val="single"/>
          </w:rPr>
          <w:delText> </w:delText>
        </w:r>
        <w:r w:rsidRPr="00AA57AE" w:rsidDel="00CF4F34">
          <w:rPr>
            <w:b/>
            <w:u w:val="single"/>
          </w:rPr>
          <w:delText>510</w:delText>
        </w:r>
        <w:r w:rsidDel="00CF4F34">
          <w:rPr>
            <w:b/>
            <w:u w:val="single"/>
          </w:rPr>
          <w:delText xml:space="preserve"> </w:delText>
        </w:r>
      </w:del>
      <w:r w:rsidRPr="000A17D5">
        <w:rPr>
          <w:b/>
          <w:u w:val="single"/>
        </w:rPr>
        <w:t xml:space="preserve">$ - </w:t>
      </w:r>
      <w:ins w:id="11" w:author="Krisztián Benjamin Szamosi" w:date="2024-05-12T23:02:00Z">
        <w:r w:rsidR="00CF4F34" w:rsidRPr="00CF4F34">
          <w:rPr>
            <w:b/>
            <w:u w:val="single"/>
          </w:rPr>
          <w:t>42 517</w:t>
        </w:r>
        <w:r w:rsidR="00CF4F34">
          <w:rPr>
            <w:b/>
            <w:u w:val="single"/>
          </w:rPr>
          <w:t> </w:t>
        </w:r>
        <w:r w:rsidR="00CF4F34" w:rsidRPr="00CF4F34">
          <w:rPr>
            <w:b/>
            <w:u w:val="single"/>
          </w:rPr>
          <w:t>800</w:t>
        </w:r>
        <w:r w:rsidR="00CF4F34">
          <w:rPr>
            <w:b/>
            <w:u w:val="single"/>
          </w:rPr>
          <w:t xml:space="preserve"> </w:t>
        </w:r>
      </w:ins>
      <w:del w:id="12" w:author="Krisztián Benjamin Szamosi" w:date="2024-05-12T23:02:00Z">
        <w:r w:rsidRPr="00AA57AE" w:rsidDel="00CF4F34">
          <w:rPr>
            <w:b/>
            <w:u w:val="single"/>
          </w:rPr>
          <w:delText>42 303</w:delText>
        </w:r>
        <w:r w:rsidDel="00CF4F34">
          <w:rPr>
            <w:b/>
            <w:u w:val="single"/>
          </w:rPr>
          <w:delText> </w:delText>
        </w:r>
        <w:r w:rsidRPr="00AA57AE" w:rsidDel="00CF4F34">
          <w:rPr>
            <w:b/>
            <w:u w:val="single"/>
          </w:rPr>
          <w:delText>600</w:delText>
        </w:r>
        <w:r w:rsidDel="00CF4F34">
          <w:rPr>
            <w:b/>
            <w:u w:val="single"/>
          </w:rPr>
          <w:delText xml:space="preserve"> </w:delText>
        </w:r>
      </w:del>
      <w:r w:rsidRPr="000A17D5">
        <w:rPr>
          <w:b/>
          <w:u w:val="single"/>
        </w:rPr>
        <w:t>HUF</w:t>
      </w:r>
      <w:r>
        <w:rPr>
          <w:b/>
          <w:u w:val="single"/>
        </w:rPr>
        <w:br/>
      </w:r>
      <w:r>
        <w:rPr>
          <w:b/>
          <w:u w:val="single"/>
        </w:rPr>
        <w:br/>
      </w:r>
      <w:r w:rsidRPr="00EC3210">
        <w:rPr>
          <w:bCs/>
        </w:rPr>
        <w:t>Továbbá felmerülő költségek</w:t>
      </w:r>
      <w:r w:rsidR="00EC3210">
        <w:rPr>
          <w:bCs/>
        </w:rPr>
        <w:t>:</w:t>
      </w:r>
      <w:r w:rsidRPr="00EC3210">
        <w:rPr>
          <w:bCs/>
        </w:rPr>
        <w:br/>
        <w:t xml:space="preserve">- </w:t>
      </w:r>
      <w:r w:rsidR="00EC3210">
        <w:rPr>
          <w:bCs/>
        </w:rPr>
        <w:t>Eszközök telephelyekre történő szállítása: Maximum keret 500.000 HUF</w:t>
      </w:r>
      <w:r w:rsidRPr="00EC3210">
        <w:rPr>
          <w:bCs/>
        </w:rPr>
        <w:t xml:space="preserve"> </w:t>
      </w:r>
      <w:r w:rsidRPr="00EC3210">
        <w:rPr>
          <w:bCs/>
        </w:rPr>
        <w:br/>
        <w:t>-</w:t>
      </w:r>
      <w:r w:rsidR="00EC3210" w:rsidRPr="00EC3210">
        <w:rPr>
          <w:bCs/>
        </w:rPr>
        <w:t xml:space="preserve"> </w:t>
      </w:r>
      <w:r w:rsidR="00EC3210">
        <w:rPr>
          <w:bCs/>
        </w:rPr>
        <w:t>Eszközök b</w:t>
      </w:r>
      <w:r w:rsidR="00EC3210" w:rsidRPr="00EC3210">
        <w:rPr>
          <w:bCs/>
        </w:rPr>
        <w:t>eszerelés</w:t>
      </w:r>
      <w:r w:rsidR="00EC3210">
        <w:rPr>
          <w:bCs/>
        </w:rPr>
        <w:t>e</w:t>
      </w:r>
      <w:r w:rsidR="00EC3210" w:rsidRPr="00EC3210">
        <w:rPr>
          <w:bCs/>
        </w:rPr>
        <w:t>, konfigurálás</w:t>
      </w:r>
      <w:r w:rsidR="00103727">
        <w:rPr>
          <w:bCs/>
        </w:rPr>
        <w:t>, munkadíj</w:t>
      </w:r>
      <w:r w:rsidR="00EC3210">
        <w:rPr>
          <w:bCs/>
        </w:rPr>
        <w:t>: Maximum keret: 7.196.400 HUF</w:t>
      </w:r>
      <w:r w:rsidR="00EC3210">
        <w:rPr>
          <w:bCs/>
        </w:rPr>
        <w:br/>
      </w:r>
      <w:r w:rsidR="00EC3210">
        <w:rPr>
          <w:bCs/>
        </w:rPr>
        <w:br/>
      </w:r>
      <w:r w:rsidR="007B2F75">
        <w:rPr>
          <w:b/>
          <w:u w:val="single"/>
        </w:rPr>
        <w:t>A</w:t>
      </w:r>
      <w:r w:rsidR="00EC3210" w:rsidRPr="00EC3210">
        <w:rPr>
          <w:b/>
          <w:u w:val="single"/>
        </w:rPr>
        <w:t xml:space="preserve"> teljes hálózat kialakításának </w:t>
      </w:r>
      <w:ins w:id="13" w:author="Krisztián Benjamin Szamosi" w:date="2024-05-12T23:04:00Z">
        <w:r w:rsidR="00CF4F34">
          <w:rPr>
            <w:b/>
            <w:u w:val="single"/>
          </w:rPr>
          <w:t xml:space="preserve">bekerülési értéke: </w:t>
        </w:r>
      </w:ins>
      <w:commentRangeStart w:id="14"/>
      <w:del w:id="15" w:author="Krisztián Benjamin Szamosi" w:date="2024-05-12T23:04:00Z">
        <w:r w:rsidR="00EC3210" w:rsidRPr="00EC3210" w:rsidDel="00CF4F34">
          <w:rPr>
            <w:b/>
            <w:u w:val="single"/>
          </w:rPr>
          <w:delText>várható</w:delText>
        </w:r>
        <w:commentRangeEnd w:id="14"/>
        <w:r w:rsidR="00AE0B0D" w:rsidDel="00CF4F34">
          <w:rPr>
            <w:rStyle w:val="Jegyzethivatkozs"/>
          </w:rPr>
          <w:commentReference w:id="14"/>
        </w:r>
        <w:r w:rsidR="00EC3210" w:rsidRPr="00EC3210" w:rsidDel="00CF4F34">
          <w:rPr>
            <w:b/>
            <w:u w:val="single"/>
          </w:rPr>
          <w:delText xml:space="preserve"> összköltsége:</w:delText>
        </w:r>
      </w:del>
      <w:r w:rsidR="00EC3210" w:rsidRPr="00EC3210">
        <w:rPr>
          <w:b/>
          <w:u w:val="single"/>
        </w:rPr>
        <w:t xml:space="preserve"> </w:t>
      </w:r>
      <w:ins w:id="16" w:author="Krisztián Benjamin Szamosi" w:date="2024-05-12T23:03:00Z">
        <w:r w:rsidR="00CF4F34" w:rsidRPr="00CF4F34">
          <w:rPr>
            <w:b/>
            <w:u w:val="single"/>
          </w:rPr>
          <w:t>50 214</w:t>
        </w:r>
        <w:r w:rsidR="00CF4F34">
          <w:rPr>
            <w:b/>
            <w:u w:val="single"/>
          </w:rPr>
          <w:t> </w:t>
        </w:r>
        <w:r w:rsidR="00CF4F34" w:rsidRPr="00CF4F34">
          <w:rPr>
            <w:b/>
            <w:u w:val="single"/>
          </w:rPr>
          <w:t>200</w:t>
        </w:r>
        <w:r w:rsidR="00CF4F34">
          <w:rPr>
            <w:b/>
            <w:u w:val="single"/>
          </w:rPr>
          <w:t xml:space="preserve"> </w:t>
        </w:r>
      </w:ins>
      <w:del w:id="17" w:author="Krisztián Benjamin Szamosi" w:date="2024-05-12T23:03:00Z">
        <w:r w:rsidR="00EC3210" w:rsidRPr="00EC3210" w:rsidDel="00CF4F34">
          <w:rPr>
            <w:b/>
            <w:u w:val="single"/>
          </w:rPr>
          <w:delText xml:space="preserve">50.000.000 </w:delText>
        </w:r>
      </w:del>
      <w:r w:rsidR="00EC3210" w:rsidRPr="00EC3210">
        <w:rPr>
          <w:b/>
          <w:u w:val="single"/>
        </w:rPr>
        <w:t>HUF</w:t>
      </w:r>
    </w:p>
    <w:p w14:paraId="48762A23" w14:textId="783B5575" w:rsidR="007B2F75" w:rsidRDefault="007B2F75" w:rsidP="00015532">
      <w:pPr>
        <w:jc w:val="left"/>
        <w:rPr>
          <w:b/>
          <w:u w:val="single"/>
        </w:rPr>
      </w:pPr>
    </w:p>
    <w:p w14:paraId="58956E16" w14:textId="09BE7D2F" w:rsidR="00173428" w:rsidRDefault="00173428" w:rsidP="00724515">
      <w:pPr>
        <w:pStyle w:val="Cmsor1"/>
      </w:pPr>
      <w:bookmarkStart w:id="18" w:name="_Toc166362837"/>
      <w:r>
        <w:lastRenderedPageBreak/>
        <w:t xml:space="preserve">Hálózati </w:t>
      </w:r>
      <w:r w:rsidR="00F07B12">
        <w:t xml:space="preserve">fizikai </w:t>
      </w:r>
      <w:r>
        <w:t>struktúr</w:t>
      </w:r>
      <w:r w:rsidR="00F07B12">
        <w:t>ája</w:t>
      </w:r>
      <w:bookmarkEnd w:id="18"/>
    </w:p>
    <w:p w14:paraId="6070B06C" w14:textId="4D5E1E2F" w:rsidR="00173428" w:rsidRDefault="00173428" w:rsidP="00173428">
      <w:r>
        <w:t xml:space="preserve">A vállalati </w:t>
      </w:r>
      <w:r w:rsidRPr="00173428">
        <w:t>hálózatban a kommunikáció létrejöttéhez a forrás és cél állomás összeköttetéséhez meg kell teremtenünk a csatornát, az</w:t>
      </w:r>
      <w:r>
        <w:t>t</w:t>
      </w:r>
      <w:r w:rsidRPr="00173428">
        <w:t xml:space="preserve"> az átviteli közeget, amelyen keresztül az információ biztonságosan továbbítva lesz. </w:t>
      </w:r>
      <w:r>
        <w:t xml:space="preserve">Megvalósításunkban </w:t>
      </w:r>
      <w:r w:rsidRPr="00173428">
        <w:t xml:space="preserve">kétféle típust </w:t>
      </w:r>
      <w:r>
        <w:t xml:space="preserve">alkalmaztunk, </w:t>
      </w:r>
      <w:r w:rsidRPr="00173428">
        <w:t>a fizikai, vagy vezetékes, ill</w:t>
      </w:r>
      <w:r>
        <w:t>etve</w:t>
      </w:r>
      <w:r w:rsidRPr="00173428">
        <w:t xml:space="preserve"> a vezeték nélküli technológi</w:t>
      </w:r>
      <w:r>
        <w:t>át.</w:t>
      </w:r>
    </w:p>
    <w:p w14:paraId="2EB8D6C1" w14:textId="64797623" w:rsidR="00173428" w:rsidRDefault="00173428" w:rsidP="00173428">
      <w:r>
        <w:t>Telephelyeinken az adott létesítés idején legyakrabban alkalmazott technika lelhető fel. Mind csavart érpáras, de régebbi telephelyeken CAT5e az újabbakon már CAT6 típusúakat, változatos gyártóktól.</w:t>
      </w:r>
    </w:p>
    <w:p w14:paraId="22B61487" w14:textId="6D01DCF3" w:rsidR="00173428" w:rsidRDefault="00B45F9A" w:rsidP="00173428">
      <w:r>
        <w:t xml:space="preserve">Távközlési szolgáltatónk jóvoltából a telephelyeinket nagysebességű </w:t>
      </w:r>
      <w:proofErr w:type="spellStart"/>
      <w:r>
        <w:t>béreltvonali</w:t>
      </w:r>
      <w:proofErr w:type="spellEnd"/>
      <w:r>
        <w:t xml:space="preserve"> összeköttetést tudunk használni. </w:t>
      </w:r>
    </w:p>
    <w:p w14:paraId="7B864325" w14:textId="3AE493F8" w:rsidR="00B45F9A" w:rsidRDefault="00B45F9A" w:rsidP="00173428">
      <w:r>
        <w:t xml:space="preserve">Mobil eszközök számára az egyes helyszíneken a felhasználók számára hozzáférési pontokat (Access </w:t>
      </w:r>
      <w:commentRangeStart w:id="19"/>
      <w:proofErr w:type="spellStart"/>
      <w:r>
        <w:t>Point</w:t>
      </w:r>
      <w:commentRangeEnd w:id="19"/>
      <w:proofErr w:type="spellEnd"/>
      <w:r w:rsidR="009F509C">
        <w:rPr>
          <w:rStyle w:val="Jegyzethivatkozs"/>
        </w:rPr>
        <w:commentReference w:id="19"/>
      </w:r>
      <w:r>
        <w:t>, AP) alakítottunk ki.</w:t>
      </w:r>
    </w:p>
    <w:p w14:paraId="39A0876B" w14:textId="2D26631D" w:rsidR="00F07B12" w:rsidRDefault="00F07B12" w:rsidP="00724515">
      <w:pPr>
        <w:pStyle w:val="Cmsor1"/>
      </w:pPr>
      <w:bookmarkStart w:id="20" w:name="_Toc166362838"/>
      <w:r>
        <w:lastRenderedPageBreak/>
        <w:t>Hálózati logikai struktúrája</w:t>
      </w:r>
      <w:bookmarkEnd w:id="20"/>
    </w:p>
    <w:p w14:paraId="6E0D5773" w14:textId="399E7EAC" w:rsidR="00F07B12" w:rsidRDefault="00F07B12" w:rsidP="00173428">
      <w:r>
        <w:t>A</w:t>
      </w:r>
      <w:r w:rsidRPr="00F07B12">
        <w:t>z elosztási réteg</w:t>
      </w:r>
      <w:r>
        <w:t xml:space="preserve"> minden telephelyen</w:t>
      </w:r>
      <w:r w:rsidRPr="00F07B12">
        <w:t xml:space="preserve"> több,</w:t>
      </w:r>
      <w:r>
        <w:t xml:space="preserve"> </w:t>
      </w:r>
      <w:r w:rsidRPr="00F07B12">
        <w:t>logikailag különálló részre oszt</w:t>
      </w:r>
      <w:r>
        <w:t>ott. Alhálózatokat, VLAN-</w:t>
      </w:r>
      <w:proofErr w:type="spellStart"/>
      <w:r>
        <w:t>okat</w:t>
      </w:r>
      <w:proofErr w:type="spellEnd"/>
      <w:r>
        <w:t xml:space="preserve"> hoztunk létre szegmentált IP címzés alkalmazásával. Ennek több ismert oka van. </w:t>
      </w:r>
    </w:p>
    <w:p w14:paraId="247D0750" w14:textId="77777777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Fizikai elhelyezkedés</w:t>
      </w:r>
    </w:p>
    <w:p w14:paraId="623B0DC1" w14:textId="76FA192A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Logikai csoportosítás</w:t>
      </w:r>
    </w:p>
    <w:p w14:paraId="73A458F7" w14:textId="7F3DEBE4" w:rsidR="00F07B12" w:rsidRDefault="00F07B12" w:rsidP="00F07B12">
      <w:pPr>
        <w:pStyle w:val="Listaszerbekezds"/>
        <w:numPr>
          <w:ilvl w:val="0"/>
          <w:numId w:val="11"/>
        </w:numPr>
      </w:pPr>
      <w:r>
        <w:t>Terhelés csökkentése</w:t>
      </w:r>
    </w:p>
    <w:p w14:paraId="45380920" w14:textId="4C43DB26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Biztonság</w:t>
      </w:r>
    </w:p>
    <w:p w14:paraId="6B0697CA" w14:textId="058F7368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Szórások hatókörének korlátozása</w:t>
      </w:r>
    </w:p>
    <w:p w14:paraId="6B4B0DB5" w14:textId="77777777" w:rsidR="00F07B12" w:rsidRDefault="00F07B12" w:rsidP="00173428"/>
    <w:p w14:paraId="23C5F573" w14:textId="15DCF450" w:rsidR="00D929AD" w:rsidRDefault="00D929AD" w:rsidP="00724515">
      <w:pPr>
        <w:pStyle w:val="Cmsor1"/>
      </w:pPr>
      <w:bookmarkStart w:id="21" w:name="_Toc166362839"/>
      <w:r>
        <w:lastRenderedPageBreak/>
        <w:t>Alkalmazott hálózati konfigurációk</w:t>
      </w:r>
      <w:bookmarkEnd w:id="21"/>
    </w:p>
    <w:p w14:paraId="1D1D4CD7" w14:textId="01699752" w:rsidR="00D929AD" w:rsidRDefault="00DE507C" w:rsidP="00724515">
      <w:pPr>
        <w:pStyle w:val="Cmsor2"/>
        <w:numPr>
          <w:ilvl w:val="1"/>
          <w:numId w:val="15"/>
        </w:numPr>
      </w:pPr>
      <w:bookmarkStart w:id="22" w:name="_Toc166362840"/>
      <w:r>
        <w:t>Forgalomirányítás</w:t>
      </w:r>
      <w:bookmarkEnd w:id="22"/>
    </w:p>
    <w:p w14:paraId="1BCAD629" w14:textId="1B49222C" w:rsidR="00DE507C" w:rsidRPr="00D929AD" w:rsidRDefault="00DE507C" w:rsidP="00D929AD">
      <w:r>
        <w:t xml:space="preserve">A telephelyeken illetve azok között a dinamikus forgalomirányítást OSPF területek kialakításával oldottuk meg. </w:t>
      </w:r>
      <w:r w:rsidR="00DC6117">
        <w:t xml:space="preserve">Két területet hoztunk létre. Egy </w:t>
      </w:r>
      <w:proofErr w:type="spellStart"/>
      <w:r w:rsidR="00DC6117">
        <w:t>Area</w:t>
      </w:r>
      <w:proofErr w:type="spellEnd"/>
      <w:r w:rsidR="00DC6117">
        <w:t xml:space="preserve"> 0-t a gerinchálózatnak és egy </w:t>
      </w:r>
      <w:proofErr w:type="spellStart"/>
      <w:r w:rsidR="00DC6117">
        <w:t>Area</w:t>
      </w:r>
      <w:proofErr w:type="spellEnd"/>
      <w:r w:rsidR="00DC6117">
        <w:t xml:space="preserve"> 1-et a telephely belső hálózatára. Egy jellemző kódsor a két routerre:</w:t>
      </w:r>
    </w:p>
    <w:p w14:paraId="5EB45E0A" w14:textId="77777777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Gyor_R0</w:t>
      </w:r>
    </w:p>
    <w:p w14:paraId="48887B80" w14:textId="77777777" w:rsidR="00DC6117" w:rsidRPr="00FB289C" w:rsidRDefault="00DC6117" w:rsidP="00FB289C">
      <w:pPr>
        <w:pStyle w:val="Terminal"/>
      </w:pPr>
      <w:r w:rsidRPr="00FB289C">
        <w:t xml:space="preserve">router </w:t>
      </w:r>
      <w:proofErr w:type="spellStart"/>
      <w:r w:rsidRPr="00FB289C">
        <w:t>ospf</w:t>
      </w:r>
      <w:proofErr w:type="spellEnd"/>
      <w:r w:rsidRPr="00FB289C">
        <w:t xml:space="preserve"> 1</w:t>
      </w:r>
    </w:p>
    <w:p w14:paraId="36F6BD7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130.10.10.0 0.0.0.3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32D00BA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130.10.10.8 0.0.0.3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725CA637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10.10.10.0 0.0.0.3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676178ED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10.10.20.0 0.0.0.3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5350C29E" w14:textId="5C3DBEAC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5C470030" w14:textId="77777777" w:rsidR="00DC6117" w:rsidRDefault="00DC6117" w:rsidP="00FB289C">
      <w:pPr>
        <w:pStyle w:val="Terminal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ADF14A5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192.168.1.0 0.0.0.31 </w:t>
      </w:r>
      <w:proofErr w:type="spellStart"/>
      <w:r>
        <w:t>area</w:t>
      </w:r>
      <w:proofErr w:type="spellEnd"/>
      <w:r>
        <w:t xml:space="preserve"> 1</w:t>
      </w:r>
    </w:p>
    <w:p w14:paraId="4B27C44C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192.168.1.32 0.0.0.31 </w:t>
      </w:r>
      <w:proofErr w:type="spellStart"/>
      <w:r>
        <w:t>area</w:t>
      </w:r>
      <w:proofErr w:type="spellEnd"/>
      <w:r>
        <w:t xml:space="preserve"> 1</w:t>
      </w:r>
    </w:p>
    <w:p w14:paraId="4FA286F4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192.168.1.64 0.0.0.7 </w:t>
      </w:r>
      <w:proofErr w:type="spellStart"/>
      <w:r>
        <w:t>area</w:t>
      </w:r>
      <w:proofErr w:type="spellEnd"/>
      <w:r>
        <w:t xml:space="preserve"> 1</w:t>
      </w:r>
    </w:p>
    <w:p w14:paraId="29201556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192.168.1.72 0.0.0.7 </w:t>
      </w:r>
      <w:proofErr w:type="spellStart"/>
      <w:r>
        <w:t>area</w:t>
      </w:r>
      <w:proofErr w:type="spellEnd"/>
      <w:r>
        <w:t xml:space="preserve"> 1</w:t>
      </w:r>
    </w:p>
    <w:p w14:paraId="4EDF3DC9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192.168.1.80 0.0.0.7 </w:t>
      </w:r>
      <w:proofErr w:type="spellStart"/>
      <w:r>
        <w:t>area</w:t>
      </w:r>
      <w:proofErr w:type="spellEnd"/>
      <w:r>
        <w:t xml:space="preserve"> 1</w:t>
      </w:r>
    </w:p>
    <w:p w14:paraId="4717DEBD" w14:textId="6552350A" w:rsidR="005D1931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10.10.10.0 0.0.0.3 </w:t>
      </w:r>
      <w:proofErr w:type="spellStart"/>
      <w:r>
        <w:t>area</w:t>
      </w:r>
      <w:proofErr w:type="spellEnd"/>
      <w:r>
        <w:t xml:space="preserve"> 1</w:t>
      </w:r>
    </w:p>
    <w:p w14:paraId="2BEE99AC" w14:textId="7B8A1819" w:rsidR="00DE507C" w:rsidRDefault="00DE507C" w:rsidP="005D1931"/>
    <w:p w14:paraId="7BCB7542" w14:textId="2F83694F" w:rsidR="00DE507C" w:rsidRDefault="00B4664E" w:rsidP="00724515">
      <w:pPr>
        <w:pStyle w:val="Cmsor2"/>
        <w:numPr>
          <w:ilvl w:val="1"/>
          <w:numId w:val="15"/>
        </w:numPr>
      </w:pPr>
      <w:bookmarkStart w:id="23" w:name="_Toc166362841"/>
      <w:r>
        <w:t>IP címek kiosztása</w:t>
      </w:r>
      <w:bookmarkEnd w:id="23"/>
    </w:p>
    <w:p w14:paraId="2F5EC339" w14:textId="73651FD8" w:rsidR="00DE507C" w:rsidRDefault="00B4664E" w:rsidP="005D1931">
      <w:r>
        <w:t>A teljes hálózaton alkalmaztunk Szerver PC általi, forgalomirányító általi és statikusan beállított IP cím kiosztást. Így történt mind az IPv4 mind az IPv6 címekre.</w:t>
      </w:r>
      <w:r w:rsidR="00FB289C">
        <w:t xml:space="preserve"> Egy jellemző routeren kiadott parancssorozat az IPv4 címkiosztásra:</w:t>
      </w:r>
    </w:p>
    <w:p w14:paraId="16F41E14" w14:textId="77777777" w:rsidR="00FB289C" w:rsidRPr="00DC6117" w:rsidRDefault="00FB289C" w:rsidP="00FB289C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0D77E00E" w14:textId="77777777" w:rsidR="00FB289C" w:rsidRP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pool</w:t>
      </w:r>
      <w:proofErr w:type="spellEnd"/>
      <w:r w:rsidRPr="00FB289C">
        <w:t xml:space="preserve"> poolvlan10</w:t>
      </w:r>
    </w:p>
    <w:p w14:paraId="4ADB2D16" w14:textId="77777777" w:rsidR="00FB289C" w:rsidRPr="00FB289C" w:rsidRDefault="00FB289C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192.168.1.0 255.255.255.224</w:t>
      </w:r>
    </w:p>
    <w:p w14:paraId="555D8114" w14:textId="77777777" w:rsidR="00FB289C" w:rsidRPr="00FB289C" w:rsidRDefault="00FB289C" w:rsidP="00FB289C">
      <w:pPr>
        <w:pStyle w:val="Terminal"/>
      </w:pPr>
      <w:proofErr w:type="spellStart"/>
      <w:r w:rsidRPr="00FB289C">
        <w:t>default</w:t>
      </w:r>
      <w:proofErr w:type="spellEnd"/>
      <w:r w:rsidRPr="00FB289C">
        <w:t>-router 192.168.1.1</w:t>
      </w:r>
    </w:p>
    <w:p w14:paraId="7F2DBF2B" w14:textId="77777777" w:rsidR="00FB289C" w:rsidRPr="00FB289C" w:rsidRDefault="00FB289C" w:rsidP="00FB289C">
      <w:pPr>
        <w:pStyle w:val="Terminal"/>
      </w:pPr>
      <w:proofErr w:type="spellStart"/>
      <w:r w:rsidRPr="00FB289C">
        <w:t>dns</w:t>
      </w:r>
      <w:proofErr w:type="spellEnd"/>
      <w:r w:rsidRPr="00FB289C">
        <w:t>-server 192.168.1.75</w:t>
      </w:r>
    </w:p>
    <w:p w14:paraId="190BCBD6" w14:textId="77777777" w:rsidR="00FB289C" w:rsidRPr="00FB289C" w:rsidRDefault="00FB289C" w:rsidP="00FB289C">
      <w:pPr>
        <w:pStyle w:val="Terminal"/>
      </w:pPr>
      <w:proofErr w:type="spellStart"/>
      <w:r w:rsidRPr="00FB289C">
        <w:t>domain-name</w:t>
      </w:r>
      <w:proofErr w:type="spellEnd"/>
      <w:r w:rsidRPr="00FB289C">
        <w:t xml:space="preserve"> </w:t>
      </w:r>
      <w:proofErr w:type="spellStart"/>
      <w:r w:rsidRPr="00FB289C">
        <w:t>butor.loc</w:t>
      </w:r>
      <w:proofErr w:type="spellEnd"/>
    </w:p>
    <w:p w14:paraId="749783EA" w14:textId="7C107B84" w:rsidR="00FB289C" w:rsidRPr="00FB289C" w:rsidRDefault="00FB289C" w:rsidP="00FB289C">
      <w:pPr>
        <w:pStyle w:val="Terminal"/>
      </w:pPr>
      <w:proofErr w:type="spellStart"/>
      <w:r w:rsidRPr="00FB289C">
        <w:t>ex</w:t>
      </w:r>
      <w:r>
        <w:t>it</w:t>
      </w:r>
      <w:proofErr w:type="spellEnd"/>
    </w:p>
    <w:p w14:paraId="66318927" w14:textId="73ACAA88" w:rsid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excluded-address</w:t>
      </w:r>
      <w:proofErr w:type="spellEnd"/>
      <w:r w:rsidRPr="00FB289C">
        <w:t xml:space="preserve"> 192.168.1.1 192.168.1.3</w:t>
      </w:r>
    </w:p>
    <w:p w14:paraId="0008D95A" w14:textId="690B1069" w:rsidR="00FB289C" w:rsidRDefault="00FB289C" w:rsidP="005D1931">
      <w:r>
        <w:t>Ugyanezen az eszközön az IPv6 címek terjesztésének bekapcsolása:</w:t>
      </w:r>
    </w:p>
    <w:p w14:paraId="48D969CB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unicast-routing</w:t>
      </w:r>
      <w:proofErr w:type="spellEnd"/>
    </w:p>
    <w:p w14:paraId="57BC66EA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GYOR_A_v6</w:t>
      </w:r>
    </w:p>
    <w:p w14:paraId="71C4F480" w14:textId="77777777" w:rsidR="00FB289C" w:rsidRDefault="00FB289C" w:rsidP="00FB289C">
      <w:pPr>
        <w:pStyle w:val="Terminal"/>
      </w:pPr>
      <w:proofErr w:type="spellStart"/>
      <w:r>
        <w:t>address</w:t>
      </w:r>
      <w:proofErr w:type="spellEnd"/>
      <w:r>
        <w:t xml:space="preserve"> prefix 2001:DB8:CAFE:10::/64</w:t>
      </w:r>
    </w:p>
    <w:p w14:paraId="2BE4B602" w14:textId="77777777" w:rsidR="00FB289C" w:rsidRDefault="00FB289C" w:rsidP="00FB289C">
      <w:pPr>
        <w:pStyle w:val="Terminal"/>
      </w:pPr>
      <w:proofErr w:type="spellStart"/>
      <w:r>
        <w:t>dns</w:t>
      </w:r>
      <w:proofErr w:type="spellEnd"/>
      <w:r>
        <w:t>-server 2001:DB8:CAFE:40::B</w:t>
      </w:r>
    </w:p>
    <w:p w14:paraId="00272699" w14:textId="77777777" w:rsidR="00FB289C" w:rsidRDefault="00FB289C" w:rsidP="00FB289C">
      <w:pPr>
        <w:pStyle w:val="Terminal"/>
      </w:pPr>
      <w:proofErr w:type="spellStart"/>
      <w:r>
        <w:t>domain-name</w:t>
      </w:r>
      <w:proofErr w:type="spellEnd"/>
      <w:r>
        <w:t xml:space="preserve"> </w:t>
      </w:r>
      <w:proofErr w:type="spellStart"/>
      <w:r>
        <w:t>butor.loc</w:t>
      </w:r>
      <w:proofErr w:type="spellEnd"/>
    </w:p>
    <w:p w14:paraId="6ECFC3C1" w14:textId="269E3FDF" w:rsidR="00FB289C" w:rsidRDefault="00FB289C" w:rsidP="00FB289C">
      <w:pPr>
        <w:pStyle w:val="Terminal"/>
      </w:pPr>
      <w:proofErr w:type="spellStart"/>
      <w:r>
        <w:lastRenderedPageBreak/>
        <w:t>exit</w:t>
      </w:r>
      <w:proofErr w:type="spellEnd"/>
    </w:p>
    <w:p w14:paraId="3395B947" w14:textId="3105D2EF" w:rsidR="00FB289C" w:rsidRDefault="00FB289C" w:rsidP="00FB289C">
      <w:pPr>
        <w:pStyle w:val="Terminal"/>
      </w:pPr>
      <w:proofErr w:type="spellStart"/>
      <w:r>
        <w:t>intetface</w:t>
      </w:r>
      <w:proofErr w:type="spellEnd"/>
      <w:r>
        <w:t xml:space="preserve"> g0/1.10</w:t>
      </w:r>
    </w:p>
    <w:p w14:paraId="11F19D81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2001:DB8:CAFE:10::1/64</w:t>
      </w:r>
    </w:p>
    <w:p w14:paraId="7D3426FD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fe80::10 link-local</w:t>
      </w:r>
    </w:p>
    <w:p w14:paraId="54C8C2E7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server GYOR_A_v6</w:t>
      </w:r>
    </w:p>
    <w:p w14:paraId="34E9EFA9" w14:textId="18EC6286" w:rsidR="00FB289C" w:rsidRDefault="00FB289C" w:rsidP="00FB289C">
      <w:pPr>
        <w:pStyle w:val="Terminal"/>
      </w:pPr>
      <w:r>
        <w:t xml:space="preserve">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managed-config-flag</w:t>
      </w:r>
      <w:proofErr w:type="spellEnd"/>
    </w:p>
    <w:p w14:paraId="3DB616F8" w14:textId="1AA7B1EF" w:rsidR="009466EA" w:rsidRPr="00724515" w:rsidRDefault="009466EA" w:rsidP="00724515">
      <w:pPr>
        <w:pStyle w:val="Cmsor1"/>
        <w:numPr>
          <w:ilvl w:val="0"/>
          <w:numId w:val="16"/>
        </w:numPr>
      </w:pPr>
      <w:r w:rsidRPr="00724515">
        <w:lastRenderedPageBreak/>
        <w:t xml:space="preserve"> </w:t>
      </w:r>
      <w:bookmarkStart w:id="24" w:name="_Toc166362842"/>
      <w:proofErr w:type="spellStart"/>
      <w:r w:rsidRPr="00724515">
        <w:t>Etherchannel</w:t>
      </w:r>
      <w:bookmarkEnd w:id="24"/>
      <w:proofErr w:type="spellEnd"/>
    </w:p>
    <w:p w14:paraId="6D0249BF" w14:textId="122D7F0E" w:rsidR="00902FA5" w:rsidRDefault="00902FA5" w:rsidP="00902FA5">
      <w:r>
        <w:t xml:space="preserve">Az </w:t>
      </w:r>
      <w:proofErr w:type="spellStart"/>
      <w:r>
        <w:t>EtherChannel</w:t>
      </w:r>
      <w:proofErr w:type="spellEnd"/>
      <w:r>
        <w:t xml:space="preserve"> előnyei</w:t>
      </w:r>
    </w:p>
    <w:p w14:paraId="24078777" w14:textId="253E7306" w:rsidR="00CA2B5C" w:rsidRPr="009466EA" w:rsidRDefault="00CA2B5C" w:rsidP="00902FA5">
      <w:r>
        <w:rPr>
          <w:noProof/>
        </w:rPr>
        <w:drawing>
          <wp:anchor distT="0" distB="0" distL="114300" distR="114300" simplePos="0" relativeHeight="251660288" behindDoc="0" locked="0" layoutInCell="1" allowOverlap="1" wp14:anchorId="16243757" wp14:editId="11860AAF">
            <wp:simplePos x="0" y="0"/>
            <wp:positionH relativeFrom="margin">
              <wp:align>left</wp:align>
            </wp:positionH>
            <wp:positionV relativeFrom="paragraph">
              <wp:posOffset>5252720</wp:posOffset>
            </wp:positionV>
            <wp:extent cx="3838575" cy="2188939"/>
            <wp:effectExtent l="0" t="0" r="0" b="1905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B8AC6" wp14:editId="78F9860F">
            <wp:simplePos x="0" y="0"/>
            <wp:positionH relativeFrom="margin">
              <wp:align>left</wp:align>
            </wp:positionH>
            <wp:positionV relativeFrom="paragraph">
              <wp:posOffset>7625080</wp:posOffset>
            </wp:positionV>
            <wp:extent cx="4038600" cy="969531"/>
            <wp:effectExtent l="0" t="0" r="0" b="2540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6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FA5">
        <w:t xml:space="preserve">A legtöbb konfigurációs feladat elvégezhető az </w:t>
      </w:r>
      <w:proofErr w:type="spellStart"/>
      <w:r w:rsidR="00902FA5">
        <w:t>EtherChannel</w:t>
      </w:r>
      <w:proofErr w:type="spellEnd"/>
      <w:r w:rsidR="00902FA5">
        <w:t xml:space="preserve"> (</w:t>
      </w:r>
      <w:proofErr w:type="spellStart"/>
      <w:r w:rsidR="00902FA5">
        <w:t>portcsatorna</w:t>
      </w:r>
      <w:proofErr w:type="spellEnd"/>
      <w:r w:rsidR="00902FA5">
        <w:t>) interfészen, így nincs szükség a portok egyedi kezelésére, ezzel biztosítható azok következetes beállítása.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a meglévő </w:t>
      </w:r>
      <w:proofErr w:type="spellStart"/>
      <w:r w:rsidR="00902FA5">
        <w:t>switchportokat</w:t>
      </w:r>
      <w:proofErr w:type="spellEnd"/>
      <w:r w:rsidR="00902FA5">
        <w:t xml:space="preserve"> használja, így nincs szükség gyorsabb és jóval drágább összeköttetésre a nagyobb sávszélesség eléréséhez.</w:t>
      </w:r>
      <w:r>
        <w:t xml:space="preserve"> </w:t>
      </w:r>
      <w:r w:rsidR="00902FA5">
        <w:t xml:space="preserve">Ugyanahhoz az </w:t>
      </w:r>
      <w:proofErr w:type="spellStart"/>
      <w:r w:rsidR="00902FA5">
        <w:t>EtherChannel-hez</w:t>
      </w:r>
      <w:proofErr w:type="spellEnd"/>
      <w:r w:rsidR="00902FA5">
        <w:t xml:space="preserve"> tartozó portok között terheléselosztás valósul meg. Hardvertől függően egy vagy több terheléselosztási mód is alkalmazható. </w:t>
      </w:r>
      <w:proofErr w:type="spellStart"/>
      <w:r w:rsidR="00902FA5">
        <w:t>These</w:t>
      </w:r>
      <w:proofErr w:type="spellEnd"/>
      <w:r w:rsidR="00902FA5">
        <w:t xml:space="preserve"> </w:t>
      </w:r>
      <w:proofErr w:type="spellStart"/>
      <w:r w:rsidR="00902FA5">
        <w:t>methods</w:t>
      </w:r>
      <w:proofErr w:type="spellEnd"/>
      <w:r w:rsidR="00902FA5">
        <w:t xml:space="preserve"> </w:t>
      </w:r>
      <w:proofErr w:type="spellStart"/>
      <w:r w:rsidR="00902FA5">
        <w:t>include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MAC and </w:t>
      </w:r>
      <w:proofErr w:type="spellStart"/>
      <w:r w:rsidR="00902FA5">
        <w:t>destination</w:t>
      </w:r>
      <w:proofErr w:type="spellEnd"/>
      <w:r w:rsidR="00902FA5">
        <w:t xml:space="preserve"> MAC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or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IP and </w:t>
      </w:r>
      <w:proofErr w:type="spellStart"/>
      <w:r w:rsidR="00902FA5">
        <w:t>destination</w:t>
      </w:r>
      <w:proofErr w:type="spellEnd"/>
      <w:r w:rsidR="00902FA5">
        <w:t xml:space="preserve"> IP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across</w:t>
      </w:r>
      <w:proofErr w:type="spellEnd"/>
      <w:r w:rsidR="00902FA5">
        <w:t xml:space="preserve"> </w:t>
      </w:r>
      <w:proofErr w:type="spellStart"/>
      <w:r w:rsidR="00902FA5">
        <w:t>the</w:t>
      </w:r>
      <w:proofErr w:type="spellEnd"/>
      <w:r w:rsidR="00902FA5">
        <w:t xml:space="preserve"> </w:t>
      </w:r>
      <w:proofErr w:type="spellStart"/>
      <w:r w:rsidR="00902FA5">
        <w:t>physical</w:t>
      </w:r>
      <w:proofErr w:type="spellEnd"/>
      <w:r w:rsidR="00902FA5">
        <w:t xml:space="preserve"> links.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-be rendezett </w:t>
      </w:r>
      <w:proofErr w:type="spellStart"/>
      <w:r w:rsidR="00902FA5">
        <w:t>portcsoport</w:t>
      </w:r>
      <w:proofErr w:type="spellEnd"/>
      <w:r w:rsidR="00902FA5">
        <w:t xml:space="preserve"> egyetlen logikai kapcsolatként működik. Ha két </w:t>
      </w:r>
      <w:proofErr w:type="spellStart"/>
      <w:r w:rsidR="00902FA5">
        <w:t>switch</w:t>
      </w:r>
      <w:proofErr w:type="spellEnd"/>
      <w:r w:rsidR="00902FA5">
        <w:t xml:space="preserve"> között több </w:t>
      </w:r>
      <w:proofErr w:type="spellStart"/>
      <w:r w:rsidR="00902FA5">
        <w:t>EtherChannel</w:t>
      </w:r>
      <w:proofErr w:type="spellEnd"/>
      <w:r w:rsidR="00902FA5">
        <w:t xml:space="preserve"> köteg is van, akkor az STP blokkolhat közülük néhányat a hurkok kialakulásának elkerülése érdekében. Ha az STP blokkol egy redundáns kapcsolatot, akkor zárolja az egész </w:t>
      </w:r>
      <w:proofErr w:type="spellStart"/>
      <w:r w:rsidR="00902FA5">
        <w:t>EtherChannel</w:t>
      </w:r>
      <w:proofErr w:type="spellEnd"/>
      <w:r w:rsidR="00902FA5">
        <w:t xml:space="preserve">-t, vagyis letiltja az összes hozzá tartozó </w:t>
      </w:r>
      <w:proofErr w:type="spellStart"/>
      <w:r w:rsidR="00902FA5">
        <w:t>portot</w:t>
      </w:r>
      <w:proofErr w:type="spellEnd"/>
      <w:r w:rsidR="00902FA5">
        <w:t xml:space="preserve">. Amikor csak egy </w:t>
      </w:r>
      <w:proofErr w:type="spellStart"/>
      <w:r w:rsidR="00902FA5">
        <w:t>EtherChannel</w:t>
      </w:r>
      <w:proofErr w:type="spellEnd"/>
      <w:r w:rsidR="00902FA5">
        <w:t xml:space="preserve"> kapcsolat létezik, akkor az összes benne levő fizikai port aktív marad, mivel az STP csak egy (logikai) kapcsolatot lát.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redundanciát biztosít, mert a teljes összerendezett köteg egy logikai kapcsolatot alkot. Továbbá a csatorna valamely fizikai </w:t>
      </w:r>
      <w:proofErr w:type="spellStart"/>
      <w:r w:rsidR="00902FA5">
        <w:t>portjának</w:t>
      </w:r>
      <w:proofErr w:type="spellEnd"/>
      <w:r w:rsidR="00902FA5">
        <w:t xml:space="preserve"> kiesése nem okoz változást a topológiában. Ezért nem szükséges az STP újraszámítása. Amíg legalább egy fizikai port jelen van, addig az </w:t>
      </w:r>
      <w:proofErr w:type="spellStart"/>
      <w:r w:rsidR="00902FA5">
        <w:t>EtherChannel</w:t>
      </w:r>
      <w:proofErr w:type="spellEnd"/>
      <w:r w:rsidR="00902FA5">
        <w:t xml:space="preserve"> is működőképes marad, de a kiesett portok miatt a teljes átbocsátóképesség</w:t>
      </w:r>
      <w:r>
        <w:t xml:space="preserve"> </w:t>
      </w:r>
      <w:r w:rsidR="00902FA5">
        <w:t>lecsökken.</w:t>
      </w:r>
      <w:r w:rsidR="00567544">
        <w:br/>
      </w:r>
      <w:r w:rsidR="00567544">
        <w:br/>
        <w:t>T</w:t>
      </w:r>
      <w:r w:rsidR="00567544" w:rsidRPr="00567544">
        <w:t>opológiai kialakítás</w:t>
      </w:r>
      <w:r>
        <w:t xml:space="preserve"> a hálózatban (2 féle) :</w:t>
      </w:r>
    </w:p>
    <w:p w14:paraId="1619DCF1" w14:textId="72D7071B" w:rsidR="001E565F" w:rsidRDefault="004F2846" w:rsidP="00724515">
      <w:pPr>
        <w:pStyle w:val="Cmsor1"/>
      </w:pPr>
      <w:bookmarkStart w:id="25" w:name="_Toc166362843"/>
      <w:r>
        <w:lastRenderedPageBreak/>
        <w:t>Windows szerver konfigurálása</w:t>
      </w:r>
      <w:bookmarkEnd w:id="25"/>
    </w:p>
    <w:p w14:paraId="793DB528" w14:textId="15516385" w:rsidR="00FD63A7" w:rsidRPr="00FD63A7" w:rsidRDefault="00FD63A7" w:rsidP="00724515">
      <w:pPr>
        <w:pStyle w:val="Cmsor2"/>
        <w:numPr>
          <w:ilvl w:val="1"/>
          <w:numId w:val="15"/>
        </w:numPr>
      </w:pPr>
      <w:bookmarkStart w:id="26" w:name="_Toc166362844"/>
      <w:r w:rsidRPr="00FD63A7">
        <w:t>DHCP</w:t>
      </w:r>
      <w:bookmarkEnd w:id="26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517ADE8" w:rsidR="0020047D" w:rsidRDefault="008F6B7C" w:rsidP="00724515">
      <w:pPr>
        <w:pStyle w:val="Cmsor2"/>
        <w:numPr>
          <w:ilvl w:val="1"/>
          <w:numId w:val="15"/>
        </w:numPr>
      </w:pPr>
      <w:bookmarkStart w:id="27" w:name="_Toc166362845"/>
      <w:r>
        <w:t>Active Directory beállítása</w:t>
      </w:r>
      <w:bookmarkEnd w:id="27"/>
    </w:p>
    <w:p w14:paraId="7577868E" w14:textId="4D8F4040"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</w:t>
      </w:r>
      <w:r w:rsidR="00111038">
        <w:t>”-</w:t>
      </w:r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F5D8" w14:textId="15385DD4" w:rsidR="00ED1498" w:rsidRDefault="00ED1498" w:rsidP="00E62381">
      <w:r>
        <w:t xml:space="preserve">Csoportházirend átgondolt beállításaival az egyes szervezeti egységek, így azok tagjai  a felhasználók, hálózaton illetve az egyes végponti gépeken alkalmazott jogai, lehetőségei jól szabályozhatók. Óriási előnye, hogy ennek menedzselését a rendszergazda vagy az erre a feladatra jogosultságokkal ellátott személy, központosított módon láthatja el. A felhasználó számára </w:t>
      </w:r>
      <w:r w:rsidR="006614C5">
        <w:t>i</w:t>
      </w:r>
      <w:r>
        <w:t>s előnyökkel járhat. Épületen belül</w:t>
      </w:r>
      <w:r w:rsidR="006614C5">
        <w:t xml:space="preserve"> a különböző gépeken belépve, az azonosítása után akár mindig ugyanaz a munkakörnyezet fogadhatja, így növelve a kényelmét és a hatékonyságát.</w:t>
      </w:r>
    </w:p>
    <w:p w14:paraId="198E46F8" w14:textId="7BE7DB32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3E85F958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3F2" w14:textId="7BE0D8BE" w:rsidR="00ED1498" w:rsidRDefault="00ED1498" w:rsidP="00E62381">
      <w:r>
        <w:t>További beállításokkal finomíthatók a felhasználó nyomtatásra vonatkozó jogai.</w:t>
      </w:r>
    </w:p>
    <w:p w14:paraId="3859C73C" w14:textId="284254F9" w:rsidR="00E50412" w:rsidRDefault="005944C9" w:rsidP="00724515">
      <w:pPr>
        <w:pStyle w:val="Cmsor2"/>
        <w:numPr>
          <w:ilvl w:val="1"/>
          <w:numId w:val="15"/>
        </w:numPr>
        <w:ind w:left="578" w:hanging="578"/>
      </w:pPr>
      <w:bookmarkStart w:id="28" w:name="_Toc166362846"/>
      <w:r>
        <w:t>Biztonsági mentés</w:t>
      </w:r>
      <w:bookmarkEnd w:id="28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</w:t>
      </w:r>
      <w:r w:rsidRPr="005944C9">
        <w:rPr>
          <w:noProof/>
        </w:rPr>
        <w:lastRenderedPageBreak/>
        <w:t>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5944C9">
      <w:pPr>
        <w:rPr>
          <w:noProof/>
        </w:rPr>
      </w:pPr>
      <w:r>
        <w:rPr>
          <w:noProof/>
        </w:rPr>
        <w:drawing>
          <wp:inline distT="0" distB="0" distL="0" distR="0" wp14:anchorId="546661A7" wp14:editId="6A998F5C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 w:rsidP="00724515">
      <w:pPr>
        <w:pStyle w:val="Cmsor1"/>
      </w:pPr>
      <w:bookmarkStart w:id="29" w:name="_Toc166362847"/>
      <w:r>
        <w:lastRenderedPageBreak/>
        <w:t>Linux szerver konfigurálása</w:t>
      </w:r>
      <w:bookmarkEnd w:id="29"/>
    </w:p>
    <w:p w14:paraId="310D3CE1" w14:textId="5ED1C342" w:rsidR="00E50412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30" w:name="_Toc166362848"/>
      <w:r>
        <w:t>Telepítés</w:t>
      </w:r>
      <w:bookmarkEnd w:id="30"/>
    </w:p>
    <w:p w14:paraId="710A4B05" w14:textId="77777777" w:rsidR="00E50412" w:rsidRDefault="00E50412" w:rsidP="00041D13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473C2D10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31" w:name="_Toc166362849"/>
      <w:r>
        <w:t>DNS</w:t>
      </w:r>
      <w:bookmarkEnd w:id="31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32" w:name="_Toc166362850"/>
      <w:r>
        <w:t>SSH</w:t>
      </w:r>
      <w:bookmarkEnd w:id="32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33" w:name="_Toc166362851"/>
      <w:r>
        <w:t>Samba</w:t>
      </w:r>
      <w:bookmarkEnd w:id="33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Az Ubuntu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34" w:name="_Toc166362852"/>
      <w:r>
        <w:t>Apache</w:t>
      </w:r>
      <w:bookmarkEnd w:id="34"/>
    </w:p>
    <w:p w14:paraId="6512937D" w14:textId="42138566" w:rsidR="00FE5D3C" w:rsidRDefault="006316A7">
      <w:r>
        <w:lastRenderedPageBreak/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egyelőre  statikus intranetes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1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C96" w14:textId="4D1EC406" w:rsidR="00E62381" w:rsidRDefault="00F07B12" w:rsidP="00724515">
      <w:pPr>
        <w:pStyle w:val="Cmsor1"/>
      </w:pPr>
      <w:bookmarkStart w:id="35" w:name="_Toc166362853"/>
      <w:r>
        <w:lastRenderedPageBreak/>
        <w:t>Jövőbeni fejlesztések</w:t>
      </w:r>
      <w:bookmarkEnd w:id="35"/>
    </w:p>
    <w:p w14:paraId="3052F033" w14:textId="267BBBFF" w:rsidR="00F07B12" w:rsidRDefault="00F07B12">
      <w:pPr>
        <w:rPr>
          <w:ins w:id="36" w:author="Gergő Lócska" w:date="2024-05-12T15:27:00Z"/>
        </w:rPr>
      </w:pPr>
      <w:r>
        <w:t xml:space="preserve">DMZ létrehozása. </w:t>
      </w:r>
    </w:p>
    <w:p w14:paraId="71B56857" w14:textId="77777777" w:rsidR="009E69AD" w:rsidRDefault="009E69AD"/>
    <w:sectPr w:rsidR="009E69AD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Gergő Lócska" w:date="2024-05-12T15:26:00Z" w:initials="GL">
    <w:p w14:paraId="23EE0084" w14:textId="06357B38" w:rsidR="00AE0B0D" w:rsidRDefault="00AE0B0D">
      <w:pPr>
        <w:pStyle w:val="Jegyzetszveg"/>
      </w:pPr>
      <w:r>
        <w:rPr>
          <w:rStyle w:val="Jegyzethivatkozs"/>
        </w:rPr>
        <w:annotationRef/>
      </w:r>
      <w:r>
        <w:t>eszköz bekerülési értéke</w:t>
      </w:r>
    </w:p>
  </w:comment>
  <w:comment w:id="19" w:author="Gergő Lócska" w:date="2024-05-12T15:26:00Z" w:initials="GL">
    <w:p w14:paraId="381CE99D" w14:textId="0599BB81" w:rsidR="009F509C" w:rsidRDefault="009F509C">
      <w:pPr>
        <w:pStyle w:val="Jegyzetszveg"/>
      </w:pPr>
      <w:r>
        <w:rPr>
          <w:rStyle w:val="Jegyzethivatkozs"/>
        </w:rPr>
        <w:annotationRef/>
      </w:r>
      <w:proofErr w:type="spellStart"/>
      <w:r>
        <w:t>sztem</w:t>
      </w:r>
      <w:proofErr w:type="spellEnd"/>
      <w:r>
        <w:t xml:space="preserve"> nem </w:t>
      </w:r>
      <w:proofErr w:type="spellStart"/>
      <w:r>
        <w:t>accesspointokkal</w:t>
      </w:r>
      <w:proofErr w:type="spellEnd"/>
      <w:r>
        <w:t xml:space="preserve"> </w:t>
      </w:r>
      <w:proofErr w:type="spellStart"/>
      <w:r>
        <w:t>olsjuk</w:t>
      </w:r>
      <w:proofErr w:type="spellEnd"/>
      <w:r>
        <w:t xml:space="preserve"> meg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3EE0084" w15:done="0"/>
  <w15:commentEx w15:paraId="381CE99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616E9977" w16cex:dateUtc="2024-05-12T13:26:00Z"/>
  <w16cex:commentExtensible w16cex:durableId="5B0E81F9" w16cex:dateUtc="2024-05-12T1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3EE0084" w16cid:durableId="616E9977"/>
  <w16cid:commentId w16cid:paraId="381CE99D" w16cid:durableId="5B0E81F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194C0" w14:textId="77777777" w:rsidR="00D76AF9" w:rsidRDefault="00D76AF9" w:rsidP="00405027">
      <w:pPr>
        <w:spacing w:before="0" w:after="0" w:line="240" w:lineRule="auto"/>
      </w:pPr>
      <w:r>
        <w:separator/>
      </w:r>
    </w:p>
  </w:endnote>
  <w:endnote w:type="continuationSeparator" w:id="0">
    <w:p w14:paraId="6D54D451" w14:textId="77777777" w:rsidR="00D76AF9" w:rsidRDefault="00D76AF9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C4855" w14:textId="77777777" w:rsidR="00D76AF9" w:rsidRDefault="00D76AF9" w:rsidP="00405027">
      <w:pPr>
        <w:spacing w:before="0" w:after="0" w:line="240" w:lineRule="auto"/>
      </w:pPr>
      <w:r>
        <w:separator/>
      </w:r>
    </w:p>
  </w:footnote>
  <w:footnote w:type="continuationSeparator" w:id="0">
    <w:p w14:paraId="06787F36" w14:textId="77777777" w:rsidR="00D76AF9" w:rsidRDefault="00D76AF9" w:rsidP="00405027">
      <w:pPr>
        <w:spacing w:before="0" w:after="0" w:line="240" w:lineRule="auto"/>
      </w:pPr>
      <w:r>
        <w:continuationSeparator/>
      </w:r>
    </w:p>
  </w:footnote>
  <w:footnote w:id="1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22FFD"/>
    <w:multiLevelType w:val="multilevel"/>
    <w:tmpl w:val="5132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D94677"/>
    <w:multiLevelType w:val="multilevel"/>
    <w:tmpl w:val="083886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DD0362"/>
    <w:multiLevelType w:val="multilevel"/>
    <w:tmpl w:val="95BCC5CC"/>
    <w:lvl w:ilvl="0">
      <w:start w:val="1"/>
      <w:numFmt w:val="decimal"/>
      <w:pStyle w:val="Cmsor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95944A8"/>
    <w:multiLevelType w:val="hybridMultilevel"/>
    <w:tmpl w:val="4336C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932F7"/>
    <w:multiLevelType w:val="multilevel"/>
    <w:tmpl w:val="12CC8AB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08D4ABB"/>
    <w:multiLevelType w:val="multilevel"/>
    <w:tmpl w:val="5A7CBC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8"/>
  </w:num>
  <w:num w:numId="5">
    <w:abstractNumId w:val="12"/>
  </w:num>
  <w:num w:numId="6">
    <w:abstractNumId w:val="11"/>
  </w:num>
  <w:num w:numId="7">
    <w:abstractNumId w:val="6"/>
  </w:num>
  <w:num w:numId="8">
    <w:abstractNumId w:val="7"/>
  </w:num>
  <w:num w:numId="9">
    <w:abstractNumId w:val="13"/>
  </w:num>
  <w:num w:numId="10">
    <w:abstractNumId w:val="6"/>
    <w:lvlOverride w:ilvl="0">
      <w:startOverride w:val="4"/>
    </w:lvlOverride>
  </w:num>
  <w:num w:numId="11">
    <w:abstractNumId w:val="5"/>
  </w:num>
  <w:num w:numId="12">
    <w:abstractNumId w:val="10"/>
  </w:num>
  <w:num w:numId="13">
    <w:abstractNumId w:val="0"/>
  </w:num>
  <w:num w:numId="14">
    <w:abstractNumId w:val="1"/>
  </w:num>
  <w:num w:numId="15">
    <w:abstractNumId w:val="4"/>
  </w:num>
  <w:num w:numId="16">
    <w:abstractNumId w:val="4"/>
    <w:lvlOverride w:ilvl="0">
      <w:startOverride w:val="6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risztián Benjamin Szamosi">
    <w15:presenceInfo w15:providerId="Windows Live" w15:userId="6acf585e0b018284"/>
  </w15:person>
  <w15:person w15:author="Gergő Lócska">
    <w15:presenceInfo w15:providerId="Windows Live" w15:userId="ffd0d91323af81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41D13"/>
    <w:rsid w:val="0005674B"/>
    <w:rsid w:val="00095D8E"/>
    <w:rsid w:val="000A17D5"/>
    <w:rsid w:val="000C2D9C"/>
    <w:rsid w:val="000D17CF"/>
    <w:rsid w:val="000E23DB"/>
    <w:rsid w:val="00103727"/>
    <w:rsid w:val="00111038"/>
    <w:rsid w:val="0012341A"/>
    <w:rsid w:val="0015367C"/>
    <w:rsid w:val="001624B2"/>
    <w:rsid w:val="00173428"/>
    <w:rsid w:val="00175B19"/>
    <w:rsid w:val="00187007"/>
    <w:rsid w:val="001C7545"/>
    <w:rsid w:val="001E565F"/>
    <w:rsid w:val="001F4B7A"/>
    <w:rsid w:val="0020047D"/>
    <w:rsid w:val="00230272"/>
    <w:rsid w:val="00243A67"/>
    <w:rsid w:val="00250CB0"/>
    <w:rsid w:val="00351FBC"/>
    <w:rsid w:val="0038442D"/>
    <w:rsid w:val="003D0B17"/>
    <w:rsid w:val="00405027"/>
    <w:rsid w:val="00410D34"/>
    <w:rsid w:val="0042726C"/>
    <w:rsid w:val="00432BA7"/>
    <w:rsid w:val="00451E26"/>
    <w:rsid w:val="00493494"/>
    <w:rsid w:val="004E2996"/>
    <w:rsid w:val="004F2846"/>
    <w:rsid w:val="00511F92"/>
    <w:rsid w:val="005424B0"/>
    <w:rsid w:val="00547558"/>
    <w:rsid w:val="00567544"/>
    <w:rsid w:val="0057509D"/>
    <w:rsid w:val="005944C9"/>
    <w:rsid w:val="005D1931"/>
    <w:rsid w:val="00616279"/>
    <w:rsid w:val="00620BBC"/>
    <w:rsid w:val="006316A7"/>
    <w:rsid w:val="006614C5"/>
    <w:rsid w:val="00724515"/>
    <w:rsid w:val="00785649"/>
    <w:rsid w:val="007A58E4"/>
    <w:rsid w:val="007A5E98"/>
    <w:rsid w:val="007B2F75"/>
    <w:rsid w:val="007F5B26"/>
    <w:rsid w:val="008F6B7C"/>
    <w:rsid w:val="00902FA5"/>
    <w:rsid w:val="00920D22"/>
    <w:rsid w:val="00940156"/>
    <w:rsid w:val="00940751"/>
    <w:rsid w:val="009466EA"/>
    <w:rsid w:val="009E69AD"/>
    <w:rsid w:val="009F1893"/>
    <w:rsid w:val="009F509C"/>
    <w:rsid w:val="00A90C69"/>
    <w:rsid w:val="00AA57AE"/>
    <w:rsid w:val="00AD3219"/>
    <w:rsid w:val="00AE0B0D"/>
    <w:rsid w:val="00AE58B1"/>
    <w:rsid w:val="00B172E0"/>
    <w:rsid w:val="00B274A0"/>
    <w:rsid w:val="00B45F9A"/>
    <w:rsid w:val="00B4664E"/>
    <w:rsid w:val="00B547D7"/>
    <w:rsid w:val="00B61E33"/>
    <w:rsid w:val="00BE41A4"/>
    <w:rsid w:val="00C657E7"/>
    <w:rsid w:val="00CA2B5C"/>
    <w:rsid w:val="00CB29DF"/>
    <w:rsid w:val="00CF4F34"/>
    <w:rsid w:val="00D76AF9"/>
    <w:rsid w:val="00D929AD"/>
    <w:rsid w:val="00DC067D"/>
    <w:rsid w:val="00DC6117"/>
    <w:rsid w:val="00DE507C"/>
    <w:rsid w:val="00E25772"/>
    <w:rsid w:val="00E50412"/>
    <w:rsid w:val="00E62381"/>
    <w:rsid w:val="00E6784C"/>
    <w:rsid w:val="00EC1665"/>
    <w:rsid w:val="00EC3210"/>
    <w:rsid w:val="00ED1498"/>
    <w:rsid w:val="00F00799"/>
    <w:rsid w:val="00F07B12"/>
    <w:rsid w:val="00F337BC"/>
    <w:rsid w:val="00F76D33"/>
    <w:rsid w:val="00F813FB"/>
    <w:rsid w:val="00F97539"/>
    <w:rsid w:val="00FB289C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41D13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724515"/>
    <w:pPr>
      <w:pageBreakBefore/>
      <w:numPr>
        <w:numId w:val="15"/>
      </w:numPr>
      <w:spacing w:before="0" w:after="0"/>
      <w:outlineLvl w:val="0"/>
    </w:pPr>
    <w:rPr>
      <w:b/>
      <w:sz w:val="28"/>
      <w:szCs w:val="28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6316A7"/>
    <w:pPr>
      <w:numPr>
        <w:ilvl w:val="1"/>
        <w:numId w:val="7"/>
      </w:numPr>
      <w:ind w:left="578" w:hanging="578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724515"/>
    <w:rPr>
      <w:rFonts w:ascii="Times New Roman" w:hAnsi="Times New Roman"/>
      <w:b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6316A7"/>
    <w:rPr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  <w:style w:type="paragraph" w:customStyle="1" w:styleId="Terminal">
    <w:name w:val="Terminal"/>
    <w:basedOn w:val="Norml"/>
    <w:link w:val="TerminalChar"/>
    <w:qFormat/>
    <w:rsid w:val="00FB28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0" w:after="0" w:line="240" w:lineRule="auto"/>
      <w:ind w:left="567" w:right="708"/>
    </w:pPr>
    <w:rPr>
      <w:rFonts w:ascii="Courier New" w:hAnsi="Courier New" w:cs="Courier New"/>
    </w:rPr>
  </w:style>
  <w:style w:type="character" w:customStyle="1" w:styleId="TerminalChar">
    <w:name w:val="Terminal Char"/>
    <w:basedOn w:val="Bekezdsalapbettpusa"/>
    <w:link w:val="Terminal"/>
    <w:rsid w:val="00FB289C"/>
    <w:rPr>
      <w:rFonts w:ascii="Courier New" w:hAnsi="Courier New" w:cs="Courier New"/>
      <w:sz w:val="24"/>
      <w:shd w:val="clear" w:color="auto" w:fill="EDEDED" w:themeFill="accent3" w:themeFillTint="33"/>
    </w:rPr>
  </w:style>
  <w:style w:type="table" w:styleId="Rcsostblzat">
    <w:name w:val="Table Grid"/>
    <w:basedOn w:val="Normltblzat"/>
    <w:uiPriority w:val="39"/>
    <w:rsid w:val="00575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ltozat">
    <w:name w:val="Revision"/>
    <w:hidden/>
    <w:uiPriority w:val="99"/>
    <w:semiHidden/>
    <w:rsid w:val="009F509C"/>
    <w:pPr>
      <w:spacing w:after="0" w:line="240" w:lineRule="auto"/>
    </w:pPr>
    <w:rPr>
      <w:rFonts w:ascii="Times New Roman" w:hAnsi="Times New Roman"/>
      <w:sz w:val="24"/>
    </w:rPr>
  </w:style>
  <w:style w:type="character" w:styleId="Jegyzethivatkozs">
    <w:name w:val="annotation reference"/>
    <w:basedOn w:val="Bekezdsalapbettpusa"/>
    <w:uiPriority w:val="99"/>
    <w:semiHidden/>
    <w:unhideWhenUsed/>
    <w:rsid w:val="009F509C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F509C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F509C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F509C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F509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8D3AF-853F-40EB-ADB8-24FAA5B5F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17</Pages>
  <Words>1425</Words>
  <Characters>9834</Characters>
  <Application>Microsoft Office Word</Application>
  <DocSecurity>0</DocSecurity>
  <Lines>81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Krisztián Benjamin Szamosi</cp:lastModifiedBy>
  <cp:revision>44</cp:revision>
  <dcterms:created xsi:type="dcterms:W3CDTF">2024-05-07T13:31:00Z</dcterms:created>
  <dcterms:modified xsi:type="dcterms:W3CDTF">2024-05-12T21:04:00Z</dcterms:modified>
</cp:coreProperties>
</file>