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EF27C9" w14:textId="77777777" w:rsidR="00E62381" w:rsidRDefault="00E62381" w:rsidP="00EC1665">
      <w:pPr>
        <w:spacing w:before="600"/>
        <w:jc w:val="left"/>
        <w:rPr>
          <w:sz w:val="52"/>
        </w:rPr>
      </w:pPr>
      <w:r w:rsidRPr="00E62381">
        <w:rPr>
          <w:noProof/>
          <w:sz w:val="32"/>
        </w:rPr>
        <w:drawing>
          <wp:anchor distT="0" distB="0" distL="114300" distR="114300" simplePos="0" relativeHeight="251658240" behindDoc="0" locked="0" layoutInCell="1" allowOverlap="1" wp14:anchorId="2476E158" wp14:editId="7FAFA157">
            <wp:simplePos x="0" y="0"/>
            <wp:positionH relativeFrom="column">
              <wp:posOffset>128905</wp:posOffset>
            </wp:positionH>
            <wp:positionV relativeFrom="paragraph">
              <wp:posOffset>205105</wp:posOffset>
            </wp:positionV>
            <wp:extent cx="1485900" cy="1485900"/>
            <wp:effectExtent l="0" t="0" r="0" b="0"/>
            <wp:wrapSquare wrapText="bothSides"/>
            <wp:docPr id="1" name="Kép 1" descr="https://blathy.bmszc.hu/_next/image?url=https%3A%2F%2Fbm-blathy.cms.intezmeny.edir.hu%2Fuploads%2Fthumbnail_logo_blathy_919a780f7e.png&amp;w=256&amp;q=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athy.bmszc.hu/_next/image?url=https%3A%2F%2Fbm-blathy.cms.intezmeny.edir.hu%2Fuploads%2Fthumbnail_logo_blathy_919a780f7e.png&amp;w=256&amp;q=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Budapesti Műszaki SZC Bláthy</w:t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Ottó Titusz Informatikai Technikum</w:t>
      </w:r>
    </w:p>
    <w:p w14:paraId="21D62EF3" w14:textId="77777777" w:rsidR="00EC1665" w:rsidRDefault="00EC1665" w:rsidP="00EC1665">
      <w:pPr>
        <w:spacing w:before="1600"/>
        <w:jc w:val="left"/>
        <w:rPr>
          <w:sz w:val="52"/>
        </w:rPr>
      </w:pPr>
    </w:p>
    <w:p w14:paraId="30D3ED88" w14:textId="77777777" w:rsidR="00432BA7" w:rsidRPr="00E62381" w:rsidRDefault="0015367C" w:rsidP="00EC1665">
      <w:pPr>
        <w:jc w:val="center"/>
        <w:rPr>
          <w:sz w:val="52"/>
        </w:rPr>
      </w:pPr>
      <w:r w:rsidRPr="00E62381">
        <w:rPr>
          <w:sz w:val="52"/>
        </w:rPr>
        <w:t>Hálózattervezési és kivitelezési vizsgaremek</w:t>
      </w:r>
    </w:p>
    <w:p w14:paraId="4D4C384C" w14:textId="77777777" w:rsidR="00E62381" w:rsidRDefault="00E62381" w:rsidP="00E62381">
      <w:pPr>
        <w:spacing w:before="0" w:after="0" w:line="240" w:lineRule="auto"/>
      </w:pPr>
    </w:p>
    <w:p w14:paraId="001896CD" w14:textId="77777777" w:rsidR="00E62381" w:rsidRDefault="00E62381" w:rsidP="00E62381">
      <w:pPr>
        <w:spacing w:before="0" w:after="0" w:line="240" w:lineRule="auto"/>
      </w:pPr>
    </w:p>
    <w:p w14:paraId="4A5DEC1F" w14:textId="77777777" w:rsidR="00E62381" w:rsidRDefault="00E62381" w:rsidP="00E62381">
      <w:pPr>
        <w:spacing w:before="0" w:after="0" w:line="240" w:lineRule="auto"/>
      </w:pPr>
    </w:p>
    <w:p w14:paraId="10383D34" w14:textId="77777777" w:rsidR="00E62381" w:rsidRDefault="00E62381" w:rsidP="00E62381">
      <w:pPr>
        <w:spacing w:before="0" w:after="0" w:line="240" w:lineRule="auto"/>
      </w:pPr>
    </w:p>
    <w:p w14:paraId="5890B022" w14:textId="77777777" w:rsidR="00E62381" w:rsidRDefault="00E62381" w:rsidP="00E62381">
      <w:pPr>
        <w:spacing w:before="0" w:after="0" w:line="240" w:lineRule="auto"/>
      </w:pPr>
    </w:p>
    <w:p w14:paraId="41C1E3B0" w14:textId="77777777" w:rsidR="00E62381" w:rsidRDefault="00E62381" w:rsidP="00E62381">
      <w:pPr>
        <w:spacing w:before="0" w:after="0" w:line="240" w:lineRule="auto"/>
      </w:pPr>
    </w:p>
    <w:p w14:paraId="4648C0E3" w14:textId="77777777" w:rsidR="00E62381" w:rsidRDefault="00E62381" w:rsidP="00E62381">
      <w:pPr>
        <w:spacing w:before="0" w:after="0" w:line="240" w:lineRule="auto"/>
      </w:pPr>
    </w:p>
    <w:p w14:paraId="701C9828" w14:textId="77777777" w:rsidR="00E62381" w:rsidRDefault="00E62381" w:rsidP="00E62381">
      <w:pPr>
        <w:spacing w:before="0" w:after="0" w:line="240" w:lineRule="auto"/>
      </w:pPr>
    </w:p>
    <w:p w14:paraId="1406329E" w14:textId="77777777" w:rsidR="00E62381" w:rsidRDefault="00E62381" w:rsidP="00E62381">
      <w:pPr>
        <w:spacing w:before="0" w:after="0" w:line="240" w:lineRule="auto"/>
      </w:pPr>
    </w:p>
    <w:p w14:paraId="4CD08315" w14:textId="77777777" w:rsidR="00E62381" w:rsidRDefault="00E62381" w:rsidP="00E62381">
      <w:pPr>
        <w:spacing w:before="0" w:after="0" w:line="240" w:lineRule="auto"/>
      </w:pPr>
    </w:p>
    <w:p w14:paraId="7641927E" w14:textId="77777777" w:rsidR="00E62381" w:rsidRDefault="00E62381" w:rsidP="00E62381">
      <w:pPr>
        <w:spacing w:before="0" w:after="0" w:line="240" w:lineRule="auto"/>
      </w:pPr>
    </w:p>
    <w:p w14:paraId="4C9DF21F" w14:textId="77777777" w:rsidR="00E62381" w:rsidRDefault="00E62381" w:rsidP="00E62381">
      <w:pPr>
        <w:spacing w:before="0" w:after="0" w:line="240" w:lineRule="auto"/>
      </w:pPr>
    </w:p>
    <w:p w14:paraId="625E5CF6" w14:textId="77777777" w:rsidR="00E62381" w:rsidRDefault="00E62381" w:rsidP="00E62381">
      <w:pPr>
        <w:spacing w:before="0" w:after="0" w:line="240" w:lineRule="auto"/>
      </w:pPr>
    </w:p>
    <w:p w14:paraId="59213111" w14:textId="77777777" w:rsidR="00E62381" w:rsidRDefault="00E62381" w:rsidP="00E62381">
      <w:pPr>
        <w:spacing w:before="0" w:after="0" w:line="240" w:lineRule="auto"/>
      </w:pPr>
    </w:p>
    <w:p w14:paraId="69644200" w14:textId="77777777" w:rsidR="00E62381" w:rsidRDefault="00E62381" w:rsidP="00E62381">
      <w:pPr>
        <w:spacing w:before="0" w:after="0" w:line="240" w:lineRule="auto"/>
      </w:pPr>
    </w:p>
    <w:p w14:paraId="4644D842" w14:textId="77777777" w:rsidR="00E62381" w:rsidRDefault="00E62381" w:rsidP="00E62381">
      <w:pPr>
        <w:spacing w:before="0" w:after="0" w:line="240" w:lineRule="auto"/>
      </w:pPr>
    </w:p>
    <w:p w14:paraId="5A294925" w14:textId="77777777" w:rsidR="00E62381" w:rsidRDefault="00E62381" w:rsidP="00E62381">
      <w:pPr>
        <w:spacing w:before="0" w:after="0" w:line="240" w:lineRule="auto"/>
      </w:pPr>
    </w:p>
    <w:p w14:paraId="7CE8033A" w14:textId="77777777" w:rsidR="00E62381" w:rsidRDefault="00E62381" w:rsidP="00E62381">
      <w:pPr>
        <w:spacing w:before="0" w:after="0" w:line="240" w:lineRule="auto"/>
      </w:pPr>
    </w:p>
    <w:p w14:paraId="6BD0D2C3" w14:textId="77777777" w:rsidR="00E62381" w:rsidRDefault="00E62381" w:rsidP="00E62381">
      <w:pPr>
        <w:spacing w:before="0" w:after="0" w:line="240" w:lineRule="auto"/>
        <w:sectPr w:rsidR="00E62381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5326512" w14:textId="77777777" w:rsidR="0015367C" w:rsidRDefault="00E62381" w:rsidP="00E62381">
      <w:pPr>
        <w:spacing w:before="0" w:after="0" w:line="240" w:lineRule="auto"/>
      </w:pPr>
      <w:r>
        <w:t>Kis Tibor</w:t>
      </w:r>
    </w:p>
    <w:p w14:paraId="395C4279" w14:textId="77777777" w:rsidR="00E62381" w:rsidRDefault="00E62381" w:rsidP="00E62381">
      <w:pPr>
        <w:spacing w:before="0" w:after="0" w:line="240" w:lineRule="auto"/>
      </w:pPr>
      <w:r>
        <w:t>Lócska Gergő István</w:t>
      </w:r>
    </w:p>
    <w:p w14:paraId="236EFB1E" w14:textId="77777777" w:rsidR="00E62381" w:rsidRDefault="00E62381" w:rsidP="00E62381">
      <w:pPr>
        <w:spacing w:before="0" w:after="0" w:line="240" w:lineRule="auto"/>
      </w:pPr>
      <w:r>
        <w:t>Szamosi Krisztián Benjamin</w:t>
      </w:r>
    </w:p>
    <w:p w14:paraId="73A47B99" w14:textId="77777777" w:rsidR="00E62381" w:rsidRPr="00EC1665" w:rsidRDefault="00E62381" w:rsidP="00EC1665">
      <w:pPr>
        <w:jc w:val="center"/>
        <w:rPr>
          <w:sz w:val="28"/>
        </w:rPr>
        <w:sectPr w:rsidR="00E62381" w:rsidRPr="00EC1665" w:rsidSect="00E6238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E62381">
        <w:rPr>
          <w:sz w:val="28"/>
        </w:rPr>
        <w:t>2/14E – IT   |   2024</w:t>
      </w:r>
      <w:r w:rsidR="00EC1665">
        <w:rPr>
          <w:sz w:val="28"/>
        </w:rPr>
        <w:t>.</w:t>
      </w:r>
    </w:p>
    <w:p w14:paraId="08268449" w14:textId="77777777" w:rsidR="00E62381" w:rsidRDefault="00E62381">
      <w:pPr>
        <w:spacing w:before="0" w:after="160" w:line="259" w:lineRule="auto"/>
        <w:jc w:val="left"/>
      </w:pPr>
      <w:r>
        <w:br w:type="page"/>
      </w:r>
    </w:p>
    <w:sdt>
      <w:sdtPr>
        <w:rPr>
          <w:b w:val="0"/>
          <w:sz w:val="24"/>
          <w:szCs w:val="22"/>
          <w:lang w:eastAsia="en-US"/>
        </w:rPr>
        <w:id w:val="37458870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8D660" w14:textId="3EC33E3E" w:rsidR="007A58E4" w:rsidRDefault="007A58E4" w:rsidP="00724515">
          <w:pPr>
            <w:pStyle w:val="Tartalomjegyzkcmsora"/>
          </w:pPr>
          <w:r>
            <w:t>Tartalom</w:t>
          </w:r>
        </w:p>
        <w:p w14:paraId="30154090" w14:textId="15C3F326" w:rsidR="000255B8" w:rsidRDefault="007A58E4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531863" w:history="1">
            <w:r w:rsidR="000255B8" w:rsidRPr="007675E4">
              <w:rPr>
                <w:rStyle w:val="Hiperhivatkozs"/>
                <w:noProof/>
              </w:rPr>
              <w:t>1.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Bevezetés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_Toc166531863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4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3A5A9FFE" w14:textId="2D384BFD" w:rsidR="000255B8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64" w:history="1">
            <w:r w:rsidR="000255B8" w:rsidRPr="007675E4">
              <w:rPr>
                <w:rStyle w:val="Hiperhivatkozs"/>
                <w:noProof/>
              </w:rPr>
              <w:t>2.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Költségvetés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_Toc166531864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5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41B89848" w14:textId="039A2D79" w:rsidR="000255B8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65" w:history="1">
            <w:r w:rsidR="000255B8" w:rsidRPr="007675E4">
              <w:rPr>
                <w:rStyle w:val="Hiperhivatkozs"/>
                <w:noProof/>
              </w:rPr>
              <w:t>3.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Hálózati fizikai struktúrája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_Toc166531865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6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61B6E728" w14:textId="7D396F32" w:rsidR="000255B8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66" w:history="1">
            <w:r w:rsidR="000255B8" w:rsidRPr="007675E4">
              <w:rPr>
                <w:rStyle w:val="Hiperhivatkozs"/>
                <w:noProof/>
              </w:rPr>
              <w:t>4.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Hálózati logikai struktúrája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_Toc166531866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7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40CEE40A" w14:textId="43B37B5D" w:rsidR="000255B8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67" w:history="1">
            <w:r w:rsidR="000255B8" w:rsidRPr="007675E4">
              <w:rPr>
                <w:rStyle w:val="Hiperhivatkozs"/>
                <w:noProof/>
              </w:rPr>
              <w:t>5.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Alkalmazott hálózati konfigurációk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_Toc166531867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8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5C0F2CCC" w14:textId="7C6FE286" w:rsidR="000255B8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68" w:history="1">
            <w:r w:rsidR="000255B8" w:rsidRPr="007675E4">
              <w:rPr>
                <w:rStyle w:val="Hiperhivatkozs"/>
                <w:noProof/>
              </w:rPr>
              <w:t>5.1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Forgalomirányítás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_Toc166531868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8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4D366DCB" w14:textId="0786213E" w:rsidR="000255B8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69" w:history="1">
            <w:r w:rsidR="000255B8" w:rsidRPr="007675E4">
              <w:rPr>
                <w:rStyle w:val="Hiperhivatkozs"/>
                <w:noProof/>
              </w:rPr>
              <w:t>5.2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IP címek kiosztása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_Toc166531869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8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3C1EDCDD" w14:textId="4DF0E23A" w:rsidR="000255B8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70" w:history="1">
            <w:r w:rsidR="000255B8" w:rsidRPr="007675E4">
              <w:rPr>
                <w:rStyle w:val="Hiperhivatkozs"/>
                <w:noProof/>
              </w:rPr>
              <w:t>6.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Etherchannel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_Toc166531870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9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070BD524" w14:textId="2205CB94" w:rsidR="000255B8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71" w:history="1">
            <w:r w:rsidR="000255B8" w:rsidRPr="007675E4">
              <w:rPr>
                <w:rStyle w:val="Hiperhivatkozs"/>
                <w:noProof/>
              </w:rPr>
              <w:t>7.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VPN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_Toc166531871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10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6BFC8B29" w14:textId="0D443046" w:rsidR="000255B8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72" w:history="1">
            <w:r w:rsidR="000255B8" w:rsidRPr="007675E4">
              <w:rPr>
                <w:rStyle w:val="Hiperhivatkozs"/>
                <w:noProof/>
              </w:rPr>
              <w:t>8.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ASA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_Toc166531872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11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52738FDE" w14:textId="5EEBF57F" w:rsidR="000255B8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73" w:history="1">
            <w:r w:rsidR="000255B8" w:rsidRPr="007675E4">
              <w:rPr>
                <w:rStyle w:val="Hiperhivatkozs"/>
                <w:noProof/>
              </w:rPr>
              <w:t>9.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Szabályok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_Toc166531873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12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366307BF" w14:textId="25F55E5E" w:rsidR="000255B8" w:rsidRDefault="00000000">
          <w:pPr>
            <w:pStyle w:val="TJ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74" w:history="1">
            <w:r w:rsidR="000255B8" w:rsidRPr="007675E4">
              <w:rPr>
                <w:rStyle w:val="Hiperhivatkozs"/>
                <w:noProof/>
              </w:rPr>
              <w:t>10.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Vezeték nélküli hálózat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_Toc166531874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13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102D0AE6" w14:textId="45D28A68" w:rsidR="000255B8" w:rsidRDefault="00000000">
          <w:pPr>
            <w:pStyle w:val="TJ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75" w:history="1">
            <w:r w:rsidR="000255B8" w:rsidRPr="007675E4">
              <w:rPr>
                <w:rStyle w:val="Hiperhivatkozs"/>
                <w:noProof/>
              </w:rPr>
              <w:t>11.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Windows szerver konfigurálása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_Toc166531875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14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2B07CB3C" w14:textId="2EABA51F" w:rsidR="000255B8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76" w:history="1">
            <w:r w:rsidR="000255B8" w:rsidRPr="007675E4">
              <w:rPr>
                <w:rStyle w:val="Hiperhivatkozs"/>
                <w:noProof/>
              </w:rPr>
              <w:t>11.1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DHCP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_Toc166531876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14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650C80AE" w14:textId="0A308347" w:rsidR="000255B8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77" w:history="1">
            <w:r w:rsidR="000255B8" w:rsidRPr="007675E4">
              <w:rPr>
                <w:rStyle w:val="Hiperhivatkozs"/>
                <w:noProof/>
              </w:rPr>
              <w:t>11.2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Active Directory beállítása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_Toc166531877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14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2BB182C8" w14:textId="12CF513F" w:rsidR="000255B8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78" w:history="1">
            <w:r w:rsidR="000255B8" w:rsidRPr="007675E4">
              <w:rPr>
                <w:rStyle w:val="Hiperhivatkozs"/>
                <w:noProof/>
              </w:rPr>
              <w:t>11.3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Biztonsági mentés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_Toc166531878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16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53F2F7E4" w14:textId="325888B0" w:rsidR="000255B8" w:rsidRDefault="00000000">
          <w:pPr>
            <w:pStyle w:val="TJ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79" w:history="1">
            <w:r w:rsidR="000255B8" w:rsidRPr="007675E4">
              <w:rPr>
                <w:rStyle w:val="Hiperhivatkozs"/>
                <w:noProof/>
              </w:rPr>
              <w:t>12.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Linux szerver konfigurálása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_Toc166531879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18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2B1CB960" w14:textId="78E77445" w:rsidR="000255B8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80" w:history="1">
            <w:r w:rsidR="000255B8" w:rsidRPr="007675E4">
              <w:rPr>
                <w:rStyle w:val="Hiperhivatkozs"/>
                <w:noProof/>
              </w:rPr>
              <w:t>12.1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Telepítés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_Toc166531880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18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08005FA9" w14:textId="270EB8D7" w:rsidR="000255B8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81" w:history="1">
            <w:r w:rsidR="000255B8" w:rsidRPr="007675E4">
              <w:rPr>
                <w:rStyle w:val="Hiperhivatkozs"/>
                <w:noProof/>
              </w:rPr>
              <w:t>12.2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DNS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_Toc166531881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18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11628A53" w14:textId="2348C316" w:rsidR="000255B8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82" w:history="1">
            <w:r w:rsidR="000255B8" w:rsidRPr="007675E4">
              <w:rPr>
                <w:rStyle w:val="Hiperhivatkozs"/>
                <w:noProof/>
              </w:rPr>
              <w:t>12.3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SSH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_Toc166531882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18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0C6140E9" w14:textId="4C341009" w:rsidR="000255B8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83" w:history="1">
            <w:r w:rsidR="000255B8" w:rsidRPr="007675E4">
              <w:rPr>
                <w:rStyle w:val="Hiperhivatkozs"/>
                <w:noProof/>
              </w:rPr>
              <w:t>12.4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Samba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_Toc166531883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19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0A03EB50" w14:textId="44336781" w:rsidR="000255B8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84" w:history="1">
            <w:r w:rsidR="000255B8" w:rsidRPr="007675E4">
              <w:rPr>
                <w:rStyle w:val="Hiperhivatkozs"/>
                <w:noProof/>
              </w:rPr>
              <w:t>12.5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Apache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_Toc166531884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19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5367062C" w14:textId="334AEE5C" w:rsidR="000255B8" w:rsidRDefault="00000000">
          <w:pPr>
            <w:pStyle w:val="TJ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85" w:history="1">
            <w:r w:rsidR="000255B8" w:rsidRPr="007675E4">
              <w:rPr>
                <w:rStyle w:val="Hiperhivatkozs"/>
                <w:noProof/>
              </w:rPr>
              <w:t>13.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Jövőbeni fejlesztések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_Toc166531885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21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3264A2F9" w14:textId="6432C49F" w:rsidR="000255B8" w:rsidRDefault="00000000">
          <w:pPr>
            <w:pStyle w:val="TJ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86" w:history="1">
            <w:r w:rsidR="000255B8" w:rsidRPr="007675E4">
              <w:rPr>
                <w:rStyle w:val="Hiperhivatkozs"/>
                <w:noProof/>
              </w:rPr>
              <w:t>14.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Csapatmunka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_Toc166531886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22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59CCEDE4" w14:textId="4A23FB87" w:rsidR="000255B8" w:rsidRDefault="00000000">
          <w:pPr>
            <w:pStyle w:val="TJ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87" w:history="1">
            <w:r w:rsidR="000255B8" w:rsidRPr="007675E4">
              <w:rPr>
                <w:rStyle w:val="Hiperhivatkozs"/>
                <w:noProof/>
              </w:rPr>
              <w:t>15.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Melléklet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_Toc166531887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23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26A50C8D" w14:textId="379A2220" w:rsidR="007A58E4" w:rsidRDefault="007A58E4">
          <w:r>
            <w:rPr>
              <w:b/>
              <w:bCs/>
            </w:rPr>
            <w:lastRenderedPageBreak/>
            <w:fldChar w:fldCharType="end"/>
          </w:r>
        </w:p>
      </w:sdtContent>
    </w:sdt>
    <w:p w14:paraId="5CB10B5C" w14:textId="56D1EA79" w:rsidR="0020047D" w:rsidRDefault="0020047D">
      <w:pPr>
        <w:spacing w:before="0" w:after="160" w:line="259" w:lineRule="auto"/>
        <w:jc w:val="left"/>
      </w:pPr>
      <w:r>
        <w:br w:type="page"/>
      </w:r>
    </w:p>
    <w:p w14:paraId="0F0DB346" w14:textId="3C662D21" w:rsidR="0020047D" w:rsidRPr="00724515" w:rsidRDefault="00616279" w:rsidP="00724515">
      <w:pPr>
        <w:pStyle w:val="Cmsor1"/>
      </w:pPr>
      <w:bookmarkStart w:id="0" w:name="_Toc166531863"/>
      <w:r w:rsidRPr="00724515">
        <w:rPr>
          <w:rFonts w:ascii="Open Sans" w:hAnsi="Open Sans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EBBA4F6" wp14:editId="545428BA">
            <wp:simplePos x="0" y="0"/>
            <wp:positionH relativeFrom="column">
              <wp:posOffset>2976880</wp:posOffset>
            </wp:positionH>
            <wp:positionV relativeFrom="paragraph">
              <wp:posOffset>0</wp:posOffset>
            </wp:positionV>
            <wp:extent cx="3448218" cy="3838575"/>
            <wp:effectExtent l="0" t="0" r="0" b="0"/>
            <wp:wrapTight wrapText="bothSides">
              <wp:wrapPolygon edited="0">
                <wp:start x="0" y="0"/>
                <wp:lineTo x="0" y="21439"/>
                <wp:lineTo x="21481" y="21439"/>
                <wp:lineTo x="21481" y="0"/>
                <wp:lineTo x="0" y="0"/>
              </wp:wrapPolygon>
            </wp:wrapTight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21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47D" w:rsidRPr="00724515">
        <w:t>Bevezetés</w:t>
      </w:r>
      <w:bookmarkEnd w:id="0"/>
      <w:r w:rsidR="00511F92" w:rsidRPr="00724515">
        <w:t xml:space="preserve"> </w:t>
      </w:r>
    </w:p>
    <w:p w14:paraId="0EFCB53A" w14:textId="12F31E1C" w:rsidR="005D1931" w:rsidRDefault="005D1931">
      <w:pPr>
        <w:spacing w:before="0" w:after="160" w:line="259" w:lineRule="auto"/>
        <w:jc w:val="left"/>
        <w:rPr>
          <w:rFonts w:ascii="Open Sans" w:hAnsi="Open Sans"/>
        </w:rPr>
      </w:pPr>
    </w:p>
    <w:p w14:paraId="5FC14FA9" w14:textId="6E319A16" w:rsidR="001E565F" w:rsidRDefault="00187007">
      <w:pPr>
        <w:spacing w:before="0" w:after="160" w:line="259" w:lineRule="auto"/>
        <w:jc w:val="left"/>
        <w:rPr>
          <w:rFonts w:ascii="Open Sans" w:hAnsi="Open Sans"/>
        </w:rPr>
      </w:pPr>
      <w:r>
        <w:rPr>
          <w:rFonts w:ascii="Open Sans" w:hAnsi="Open Sans"/>
        </w:rPr>
        <w:t>Cégünk a Szálkapari Zrt</w:t>
      </w:r>
      <w:r w:rsidR="00493494">
        <w:rPr>
          <w:rFonts w:ascii="Open Sans" w:hAnsi="Open Sans"/>
        </w:rPr>
        <w:t>.</w:t>
      </w:r>
      <w:r w:rsidR="000140DB">
        <w:rPr>
          <w:rFonts w:ascii="Open Sans" w:hAnsi="Open Sans"/>
        </w:rPr>
        <w:t xml:space="preserve"> </w:t>
      </w:r>
      <w:r w:rsidR="007A58E4">
        <w:rPr>
          <w:rFonts w:ascii="Open Sans" w:hAnsi="Open Sans"/>
        </w:rPr>
        <w:t xml:space="preserve">amely bútorok </w:t>
      </w:r>
      <w:r w:rsidR="00015532">
        <w:rPr>
          <w:rFonts w:ascii="Open Sans" w:hAnsi="Open Sans"/>
        </w:rPr>
        <w:t>tervezésével</w:t>
      </w:r>
      <w:r w:rsidR="007A58E4">
        <w:rPr>
          <w:rFonts w:ascii="Open Sans" w:hAnsi="Open Sans"/>
        </w:rPr>
        <w:t>, raktározásával, értékesítésével foglalkozik</w:t>
      </w:r>
      <w:r w:rsidR="00F76D33">
        <w:rPr>
          <w:rFonts w:ascii="Open Sans" w:hAnsi="Open Sans"/>
        </w:rPr>
        <w:t>.</w:t>
      </w:r>
      <w:r w:rsidR="007A58E4">
        <w:rPr>
          <w:rFonts w:ascii="Open Sans" w:hAnsi="Open Sans"/>
        </w:rPr>
        <w:t xml:space="preserve"> </w:t>
      </w:r>
      <w:r w:rsidR="00493494">
        <w:rPr>
          <w:rFonts w:ascii="Open Sans" w:hAnsi="Open Sans"/>
        </w:rPr>
        <w:t xml:space="preserve">Cégünk </w:t>
      </w:r>
      <w:r w:rsidR="00724515">
        <w:rPr>
          <w:rFonts w:ascii="Open Sans" w:hAnsi="Open Sans"/>
        </w:rPr>
        <w:t>három</w:t>
      </w:r>
      <w:r w:rsidR="00493494">
        <w:rPr>
          <w:rFonts w:ascii="Open Sans" w:hAnsi="Open Sans"/>
        </w:rPr>
        <w:t xml:space="preserve"> telephellyel rendelkezik</w:t>
      </w:r>
      <w:r w:rsidR="00724515">
        <w:rPr>
          <w:rFonts w:ascii="Open Sans" w:hAnsi="Open Sans"/>
        </w:rPr>
        <w:t xml:space="preserve"> Magyarország és Szlovákia területein</w:t>
      </w:r>
      <w:r w:rsidR="00493494">
        <w:rPr>
          <w:rFonts w:ascii="Open Sans" w:hAnsi="Open Sans"/>
        </w:rPr>
        <w:t xml:space="preserve">. Pozsony városában helyezkedik el az áruház, a raktár Sopronban, végül, de nem utolsó sorban a központi iroda pedig Győrben erősíti a céget. </w:t>
      </w:r>
      <w:r w:rsidR="000140DB">
        <w:rPr>
          <w:rFonts w:ascii="Open Sans" w:hAnsi="Open Sans"/>
        </w:rPr>
        <w:t>A jelenlegi cégfelépítés</w:t>
      </w:r>
      <w:r w:rsidR="00041D13">
        <w:rPr>
          <w:rFonts w:ascii="Open Sans" w:hAnsi="Open Sans"/>
        </w:rPr>
        <w:t>, területi elhelyezkedés</w:t>
      </w:r>
      <w:r w:rsidR="000140DB">
        <w:rPr>
          <w:rFonts w:ascii="Open Sans" w:hAnsi="Open Sans"/>
        </w:rPr>
        <w:t xml:space="preserve"> adóoptimalizálás miatt </w:t>
      </w:r>
      <w:r w:rsidR="00041D13">
        <w:rPr>
          <w:rFonts w:ascii="Open Sans" w:hAnsi="Open Sans"/>
        </w:rPr>
        <w:t xml:space="preserve">vált </w:t>
      </w:r>
      <w:commentRangeStart w:id="1"/>
      <w:r w:rsidR="000140DB">
        <w:rPr>
          <w:rFonts w:ascii="Open Sans" w:hAnsi="Open Sans"/>
        </w:rPr>
        <w:t>szükséges</w:t>
      </w:r>
      <w:r w:rsidR="00041D13">
        <w:rPr>
          <w:rFonts w:ascii="Open Sans" w:hAnsi="Open Sans"/>
        </w:rPr>
        <w:t>sé</w:t>
      </w:r>
      <w:commentRangeEnd w:id="1"/>
      <w:r w:rsidR="006B0614">
        <w:rPr>
          <w:rStyle w:val="Jegyzethivatkozs"/>
        </w:rPr>
        <w:commentReference w:id="1"/>
      </w:r>
      <w:r w:rsidR="000140DB">
        <w:rPr>
          <w:rFonts w:ascii="Open Sans" w:hAnsi="Open Sans"/>
        </w:rPr>
        <w:t>.</w:t>
      </w:r>
    </w:p>
    <w:p w14:paraId="5654F3C4" w14:textId="14189C71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0F3666A8" w14:textId="3BAB59B0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379C80EA" w14:textId="77777777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2DF78B27" w14:textId="1E69696E" w:rsidR="007A58E4" w:rsidRDefault="001F4B7A" w:rsidP="00724515">
      <w:pPr>
        <w:pStyle w:val="Cmsor1"/>
      </w:pPr>
      <w:bookmarkStart w:id="2" w:name="_Toc166531864"/>
      <w:r>
        <w:lastRenderedPageBreak/>
        <w:t>Költségvetés</w:t>
      </w:r>
      <w:bookmarkEnd w:id="2"/>
    </w:p>
    <w:p w14:paraId="11E6BFB5" w14:textId="10D09581" w:rsidR="0057509D" w:rsidRDefault="00493494" w:rsidP="0057509D">
      <w:r>
        <w:t>A cég hálózata a következő eszközöket igényli:</w:t>
      </w:r>
    </w:p>
    <w:p w14:paraId="2D042B70" w14:textId="77777777" w:rsidR="0057509D" w:rsidRPr="0057509D" w:rsidRDefault="0057509D" w:rsidP="0057509D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7509D" w14:paraId="4ECD5E93" w14:textId="77777777" w:rsidTr="0057509D">
        <w:tc>
          <w:tcPr>
            <w:tcW w:w="3020" w:type="dxa"/>
          </w:tcPr>
          <w:p w14:paraId="641C45A0" w14:textId="2C823DF2" w:rsidR="0057509D" w:rsidRPr="0057509D" w:rsidRDefault="0057509D" w:rsidP="00015532">
            <w:pPr>
              <w:jc w:val="left"/>
              <w:rPr>
                <w:b/>
              </w:rPr>
            </w:pPr>
            <w:r w:rsidRPr="0057509D">
              <w:rPr>
                <w:b/>
              </w:rPr>
              <w:t>Eszköz</w:t>
            </w:r>
          </w:p>
        </w:tc>
        <w:tc>
          <w:tcPr>
            <w:tcW w:w="3021" w:type="dxa"/>
          </w:tcPr>
          <w:p w14:paraId="2BA80556" w14:textId="69448C3A" w:rsidR="0057509D" w:rsidRPr="0057509D" w:rsidRDefault="0057509D" w:rsidP="00015532">
            <w:pPr>
              <w:jc w:val="left"/>
              <w:rPr>
                <w:b/>
              </w:rPr>
            </w:pPr>
            <w:r w:rsidRPr="0057509D">
              <w:rPr>
                <w:b/>
              </w:rPr>
              <w:t>Mennyiség</w:t>
            </w:r>
            <w:r>
              <w:rPr>
                <w:b/>
              </w:rPr>
              <w:t xml:space="preserve"> (darab)</w:t>
            </w:r>
          </w:p>
        </w:tc>
        <w:tc>
          <w:tcPr>
            <w:tcW w:w="3021" w:type="dxa"/>
          </w:tcPr>
          <w:p w14:paraId="67E17188" w14:textId="788383D3" w:rsidR="0057509D" w:rsidRPr="0057509D" w:rsidRDefault="0057509D" w:rsidP="00015532">
            <w:pPr>
              <w:jc w:val="left"/>
              <w:rPr>
                <w:b/>
              </w:rPr>
            </w:pPr>
            <w:r w:rsidRPr="0057509D">
              <w:rPr>
                <w:b/>
              </w:rPr>
              <w:t>Összeg USD</w:t>
            </w:r>
          </w:p>
        </w:tc>
      </w:tr>
      <w:tr w:rsidR="0057509D" w14:paraId="54985717" w14:textId="77777777" w:rsidTr="0057509D">
        <w:tc>
          <w:tcPr>
            <w:tcW w:w="3020" w:type="dxa"/>
          </w:tcPr>
          <w:p w14:paraId="37B20405" w14:textId="295A9344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PC (személyi számítógép)</w:t>
            </w:r>
          </w:p>
        </w:tc>
        <w:tc>
          <w:tcPr>
            <w:tcW w:w="3021" w:type="dxa"/>
          </w:tcPr>
          <w:p w14:paraId="43510CC2" w14:textId="6B369AF3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20 db</w:t>
            </w:r>
          </w:p>
        </w:tc>
        <w:tc>
          <w:tcPr>
            <w:tcW w:w="3021" w:type="dxa"/>
          </w:tcPr>
          <w:p w14:paraId="17633942" w14:textId="1E02D5D7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27 855 $</w:t>
            </w:r>
          </w:p>
        </w:tc>
      </w:tr>
      <w:tr w:rsidR="0057509D" w14:paraId="4D27BBAB" w14:textId="77777777" w:rsidTr="0057509D">
        <w:tc>
          <w:tcPr>
            <w:tcW w:w="3020" w:type="dxa"/>
          </w:tcPr>
          <w:p w14:paraId="7351FD72" w14:textId="28E75D08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Laptop</w:t>
            </w:r>
          </w:p>
        </w:tc>
        <w:tc>
          <w:tcPr>
            <w:tcW w:w="3021" w:type="dxa"/>
          </w:tcPr>
          <w:p w14:paraId="2B74F46D" w14:textId="691A4990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5 db</w:t>
            </w:r>
          </w:p>
        </w:tc>
        <w:tc>
          <w:tcPr>
            <w:tcW w:w="3021" w:type="dxa"/>
          </w:tcPr>
          <w:p w14:paraId="40D1D6BC" w14:textId="4F20E8E9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6963 $</w:t>
            </w:r>
          </w:p>
        </w:tc>
      </w:tr>
      <w:tr w:rsidR="0057509D" w14:paraId="0E967394" w14:textId="77777777" w:rsidTr="0057509D">
        <w:tc>
          <w:tcPr>
            <w:tcW w:w="3020" w:type="dxa"/>
          </w:tcPr>
          <w:p w14:paraId="08577301" w14:textId="7ED2D5A9" w:rsidR="0057509D" w:rsidRDefault="0057509D" w:rsidP="00015532">
            <w:pPr>
              <w:jc w:val="left"/>
              <w:rPr>
                <w:b/>
                <w:u w:val="single"/>
              </w:rPr>
            </w:pPr>
            <w:proofErr w:type="spellStart"/>
            <w:r>
              <w:t>Switch</w:t>
            </w:r>
            <w:proofErr w:type="spellEnd"/>
            <w:r>
              <w:t xml:space="preserve"> 2960</w:t>
            </w:r>
          </w:p>
        </w:tc>
        <w:tc>
          <w:tcPr>
            <w:tcW w:w="3021" w:type="dxa"/>
          </w:tcPr>
          <w:p w14:paraId="1DE3A5B6" w14:textId="21B2D9FE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7 db</w:t>
            </w:r>
          </w:p>
        </w:tc>
        <w:tc>
          <w:tcPr>
            <w:tcW w:w="3021" w:type="dxa"/>
          </w:tcPr>
          <w:p w14:paraId="4159015F" w14:textId="0E366818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8715 $</w:t>
            </w:r>
          </w:p>
        </w:tc>
      </w:tr>
      <w:tr w:rsidR="0057509D" w14:paraId="2DB4375C" w14:textId="77777777" w:rsidTr="0057509D">
        <w:tc>
          <w:tcPr>
            <w:tcW w:w="3020" w:type="dxa"/>
          </w:tcPr>
          <w:p w14:paraId="3CDCB4FB" w14:textId="4E67EA12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Router 2911</w:t>
            </w:r>
          </w:p>
        </w:tc>
        <w:tc>
          <w:tcPr>
            <w:tcW w:w="3021" w:type="dxa"/>
          </w:tcPr>
          <w:p w14:paraId="7A17CE35" w14:textId="28F5490B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8 db</w:t>
            </w:r>
          </w:p>
        </w:tc>
        <w:tc>
          <w:tcPr>
            <w:tcW w:w="3021" w:type="dxa"/>
          </w:tcPr>
          <w:p w14:paraId="7E4EBCF6" w14:textId="4040525C" w:rsidR="0057509D" w:rsidRDefault="0057509D" w:rsidP="00015532">
            <w:pPr>
              <w:jc w:val="left"/>
              <w:rPr>
                <w:b/>
                <w:u w:val="single"/>
              </w:rPr>
            </w:pPr>
            <w:r w:rsidRPr="00AA57AE">
              <w:t>37</w:t>
            </w:r>
            <w:r>
              <w:t> </w:t>
            </w:r>
            <w:r w:rsidRPr="00AA57AE">
              <w:t>800</w:t>
            </w:r>
            <w:r>
              <w:t xml:space="preserve"> $</w:t>
            </w:r>
          </w:p>
        </w:tc>
      </w:tr>
      <w:tr w:rsidR="0057509D" w14:paraId="5F50D8BB" w14:textId="77777777" w:rsidTr="0057509D">
        <w:tc>
          <w:tcPr>
            <w:tcW w:w="3020" w:type="dxa"/>
          </w:tcPr>
          <w:p w14:paraId="75BC7FFD" w14:textId="4B4D32B4" w:rsidR="0057509D" w:rsidRDefault="0057509D" w:rsidP="00015532">
            <w:pPr>
              <w:jc w:val="left"/>
              <w:rPr>
                <w:b/>
                <w:u w:val="single"/>
              </w:rPr>
            </w:pPr>
            <w:proofErr w:type="spellStart"/>
            <w:r>
              <w:t>Linksys</w:t>
            </w:r>
            <w:proofErr w:type="spellEnd"/>
            <w:r>
              <w:t xml:space="preserve"> WRT300N</w:t>
            </w:r>
          </w:p>
        </w:tc>
        <w:tc>
          <w:tcPr>
            <w:tcW w:w="3021" w:type="dxa"/>
          </w:tcPr>
          <w:p w14:paraId="5B86F642" w14:textId="7A56BBFB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3db</w:t>
            </w:r>
          </w:p>
        </w:tc>
        <w:tc>
          <w:tcPr>
            <w:tcW w:w="3021" w:type="dxa"/>
          </w:tcPr>
          <w:p w14:paraId="63A22ACD" w14:textId="564C4BD9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120 $</w:t>
            </w:r>
          </w:p>
        </w:tc>
      </w:tr>
      <w:tr w:rsidR="0057509D" w14:paraId="2FCF76C8" w14:textId="77777777" w:rsidTr="0057509D">
        <w:tc>
          <w:tcPr>
            <w:tcW w:w="3020" w:type="dxa"/>
          </w:tcPr>
          <w:p w14:paraId="3B976B1B" w14:textId="08A33196" w:rsidR="0057509D" w:rsidRDefault="0057509D" w:rsidP="00015532">
            <w:pPr>
              <w:jc w:val="left"/>
              <w:rPr>
                <w:b/>
                <w:u w:val="single"/>
              </w:rPr>
            </w:pPr>
            <w:proofErr w:type="spellStart"/>
            <w:r>
              <w:t>Multilayer</w:t>
            </w:r>
            <w:proofErr w:type="spellEnd"/>
            <w:r>
              <w:t xml:space="preserve"> </w:t>
            </w:r>
            <w:proofErr w:type="spellStart"/>
            <w:r>
              <w:t>switch</w:t>
            </w:r>
            <w:proofErr w:type="spellEnd"/>
            <w:r>
              <w:t xml:space="preserve">  3650</w:t>
            </w:r>
          </w:p>
        </w:tc>
        <w:tc>
          <w:tcPr>
            <w:tcW w:w="3021" w:type="dxa"/>
          </w:tcPr>
          <w:p w14:paraId="3AF4B73C" w14:textId="07A657A5" w:rsidR="0057509D" w:rsidRPr="0057509D" w:rsidRDefault="0057509D" w:rsidP="00015532">
            <w:pPr>
              <w:jc w:val="left"/>
              <w:rPr>
                <w:bCs/>
              </w:rPr>
            </w:pPr>
            <w:r w:rsidRPr="0057509D">
              <w:rPr>
                <w:bCs/>
              </w:rPr>
              <w:t>2 db</w:t>
            </w:r>
          </w:p>
        </w:tc>
        <w:tc>
          <w:tcPr>
            <w:tcW w:w="3021" w:type="dxa"/>
          </w:tcPr>
          <w:p w14:paraId="59265D20" w14:textId="1635A096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18 572 $</w:t>
            </w:r>
          </w:p>
        </w:tc>
      </w:tr>
      <w:tr w:rsidR="0057509D" w14:paraId="303CC0CF" w14:textId="77777777" w:rsidTr="0057509D">
        <w:tc>
          <w:tcPr>
            <w:tcW w:w="3020" w:type="dxa"/>
          </w:tcPr>
          <w:p w14:paraId="450CAE8C" w14:textId="7CF5BF15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Server</w:t>
            </w:r>
          </w:p>
        </w:tc>
        <w:tc>
          <w:tcPr>
            <w:tcW w:w="3021" w:type="dxa"/>
          </w:tcPr>
          <w:p w14:paraId="12910D2D" w14:textId="0AA2BD23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3 db</w:t>
            </w:r>
          </w:p>
        </w:tc>
        <w:tc>
          <w:tcPr>
            <w:tcW w:w="3021" w:type="dxa"/>
          </w:tcPr>
          <w:p w14:paraId="61B3226E" w14:textId="29A6341D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15 833 $</w:t>
            </w:r>
          </w:p>
        </w:tc>
      </w:tr>
      <w:tr w:rsidR="0057509D" w14:paraId="655A48E5" w14:textId="77777777" w:rsidTr="0057509D">
        <w:tc>
          <w:tcPr>
            <w:tcW w:w="3020" w:type="dxa"/>
          </w:tcPr>
          <w:p w14:paraId="25BD9FCA" w14:textId="66B6200B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 xml:space="preserve">Access </w:t>
            </w:r>
            <w:proofErr w:type="spellStart"/>
            <w:r>
              <w:t>Point</w:t>
            </w:r>
            <w:proofErr w:type="spellEnd"/>
          </w:p>
        </w:tc>
        <w:tc>
          <w:tcPr>
            <w:tcW w:w="3021" w:type="dxa"/>
          </w:tcPr>
          <w:p w14:paraId="76A7D302" w14:textId="5052BDCA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 db</w:t>
            </w:r>
          </w:p>
        </w:tc>
        <w:tc>
          <w:tcPr>
            <w:tcW w:w="3021" w:type="dxa"/>
          </w:tcPr>
          <w:p w14:paraId="1F56F0A2" w14:textId="3AA9E974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130 $</w:t>
            </w:r>
          </w:p>
        </w:tc>
      </w:tr>
      <w:tr w:rsidR="0057509D" w14:paraId="0ACFE7D4" w14:textId="77777777" w:rsidTr="0057509D">
        <w:tc>
          <w:tcPr>
            <w:tcW w:w="3020" w:type="dxa"/>
          </w:tcPr>
          <w:p w14:paraId="53AB756C" w14:textId="18AC2E60" w:rsidR="0057509D" w:rsidRPr="0057509D" w:rsidRDefault="0057509D" w:rsidP="00015532">
            <w:pPr>
              <w:jc w:val="left"/>
              <w:rPr>
                <w:bCs/>
              </w:rPr>
            </w:pPr>
            <w:r w:rsidRPr="0057509D">
              <w:rPr>
                <w:bCs/>
              </w:rPr>
              <w:t>Nyomtató</w:t>
            </w:r>
          </w:p>
        </w:tc>
        <w:tc>
          <w:tcPr>
            <w:tcW w:w="3021" w:type="dxa"/>
          </w:tcPr>
          <w:p w14:paraId="73C49037" w14:textId="22E7F5EE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4 db</w:t>
            </w:r>
          </w:p>
        </w:tc>
        <w:tc>
          <w:tcPr>
            <w:tcW w:w="3021" w:type="dxa"/>
          </w:tcPr>
          <w:p w14:paraId="56DD81F8" w14:textId="7CF39805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1522 $</w:t>
            </w:r>
          </w:p>
        </w:tc>
      </w:tr>
      <w:tr w:rsidR="00CF4F34" w14:paraId="7A5653AB" w14:textId="77777777" w:rsidTr="0057509D">
        <w:tc>
          <w:tcPr>
            <w:tcW w:w="3020" w:type="dxa"/>
          </w:tcPr>
          <w:p w14:paraId="4FB7AFD2" w14:textId="3DCE0BA4" w:rsidR="00CF4F34" w:rsidRPr="0057509D" w:rsidRDefault="00CF4F34" w:rsidP="00015532">
            <w:pPr>
              <w:jc w:val="left"/>
              <w:rPr>
                <w:bCs/>
              </w:rPr>
            </w:pPr>
            <w:r>
              <w:rPr>
                <w:bCs/>
              </w:rPr>
              <w:t>ASA 550</w:t>
            </w:r>
            <w:r w:rsidR="000A2A4A">
              <w:rPr>
                <w:bCs/>
              </w:rPr>
              <w:t>6</w:t>
            </w:r>
            <w:r>
              <w:rPr>
                <w:bCs/>
              </w:rPr>
              <w:t xml:space="preserve"> (tűzfal)</w:t>
            </w:r>
          </w:p>
        </w:tc>
        <w:tc>
          <w:tcPr>
            <w:tcW w:w="3021" w:type="dxa"/>
          </w:tcPr>
          <w:p w14:paraId="54E0EA26" w14:textId="31DAF130" w:rsidR="00CF4F34" w:rsidRDefault="00CF4F34" w:rsidP="00015532">
            <w:pPr>
              <w:jc w:val="left"/>
            </w:pPr>
            <w:r>
              <w:t>1 db</w:t>
            </w:r>
          </w:p>
        </w:tc>
        <w:tc>
          <w:tcPr>
            <w:tcW w:w="3021" w:type="dxa"/>
          </w:tcPr>
          <w:p w14:paraId="53839775" w14:textId="0CD7A20F" w:rsidR="00CF4F34" w:rsidRDefault="000A2A4A" w:rsidP="00015532">
            <w:pPr>
              <w:jc w:val="left"/>
            </w:pPr>
            <w:r>
              <w:t>1261</w:t>
            </w:r>
            <w:r w:rsidR="00CF4F34">
              <w:t xml:space="preserve"> $</w:t>
            </w:r>
          </w:p>
        </w:tc>
      </w:tr>
    </w:tbl>
    <w:p w14:paraId="107DE97D" w14:textId="779DFA24" w:rsidR="00D929AD" w:rsidRDefault="00D929AD" w:rsidP="00015532">
      <w:pPr>
        <w:jc w:val="left"/>
        <w:rPr>
          <w:b/>
          <w:u w:val="single"/>
        </w:rPr>
      </w:pPr>
    </w:p>
    <w:p w14:paraId="02922F6B" w14:textId="7A425043" w:rsidR="0057509D" w:rsidRDefault="0057509D" w:rsidP="00015532">
      <w:pPr>
        <w:jc w:val="left"/>
        <w:rPr>
          <w:b/>
          <w:u w:val="single"/>
        </w:rPr>
      </w:pPr>
      <w:r>
        <w:rPr>
          <w:b/>
          <w:u w:val="single"/>
        </w:rPr>
        <w:t>Összköltség az eszközökre</w:t>
      </w:r>
      <w:r w:rsidRPr="000A17D5">
        <w:rPr>
          <w:b/>
          <w:u w:val="single"/>
        </w:rPr>
        <w:t xml:space="preserve">: </w:t>
      </w:r>
      <w:r w:rsidR="000A2A4A" w:rsidRPr="000A2A4A">
        <w:rPr>
          <w:b/>
          <w:u w:val="single"/>
        </w:rPr>
        <w:t>118771</w:t>
      </w:r>
      <w:r w:rsidR="000A2A4A">
        <w:rPr>
          <w:b/>
          <w:u w:val="single"/>
        </w:rPr>
        <w:t xml:space="preserve"> </w:t>
      </w:r>
      <w:r w:rsidRPr="000A17D5">
        <w:rPr>
          <w:b/>
          <w:u w:val="single"/>
        </w:rPr>
        <w:t xml:space="preserve">$ - </w:t>
      </w:r>
      <w:r w:rsidR="000A2A4A" w:rsidRPr="000A2A4A">
        <w:rPr>
          <w:b/>
          <w:u w:val="single"/>
        </w:rPr>
        <w:t>42 757 560</w:t>
      </w:r>
      <w:r w:rsidR="00CF4F34">
        <w:rPr>
          <w:b/>
          <w:u w:val="single"/>
        </w:rPr>
        <w:t xml:space="preserve"> </w:t>
      </w:r>
      <w:r w:rsidRPr="000A17D5">
        <w:rPr>
          <w:b/>
          <w:u w:val="single"/>
        </w:rPr>
        <w:t>HUF</w:t>
      </w:r>
      <w:r>
        <w:rPr>
          <w:b/>
          <w:u w:val="single"/>
        </w:rPr>
        <w:br/>
      </w:r>
      <w:r>
        <w:rPr>
          <w:b/>
          <w:u w:val="single"/>
        </w:rPr>
        <w:br/>
      </w:r>
      <w:r w:rsidRPr="00EC3210">
        <w:rPr>
          <w:bCs/>
        </w:rPr>
        <w:t>Továbbá felmerülő költségek</w:t>
      </w:r>
      <w:r w:rsidR="00EC3210">
        <w:rPr>
          <w:bCs/>
        </w:rPr>
        <w:t>:</w:t>
      </w:r>
      <w:r w:rsidRPr="00EC3210">
        <w:rPr>
          <w:bCs/>
        </w:rPr>
        <w:br/>
        <w:t xml:space="preserve">- </w:t>
      </w:r>
      <w:r w:rsidR="00EC3210">
        <w:rPr>
          <w:bCs/>
        </w:rPr>
        <w:t>Eszközök telephelyekre történő szállítása: Maximum keret 500.000 HUF</w:t>
      </w:r>
      <w:r w:rsidRPr="00EC3210">
        <w:rPr>
          <w:bCs/>
        </w:rPr>
        <w:t xml:space="preserve"> </w:t>
      </w:r>
      <w:r w:rsidRPr="00EC3210">
        <w:rPr>
          <w:bCs/>
        </w:rPr>
        <w:br/>
        <w:t>-</w:t>
      </w:r>
      <w:r w:rsidR="00EC3210" w:rsidRPr="00EC3210">
        <w:rPr>
          <w:bCs/>
        </w:rPr>
        <w:t xml:space="preserve"> </w:t>
      </w:r>
      <w:r w:rsidR="00EC3210">
        <w:rPr>
          <w:bCs/>
        </w:rPr>
        <w:t>Eszközök b</w:t>
      </w:r>
      <w:r w:rsidR="00EC3210" w:rsidRPr="00EC3210">
        <w:rPr>
          <w:bCs/>
        </w:rPr>
        <w:t>eszerelés</w:t>
      </w:r>
      <w:r w:rsidR="00EC3210">
        <w:rPr>
          <w:bCs/>
        </w:rPr>
        <w:t>e</w:t>
      </w:r>
      <w:r w:rsidR="00EC3210" w:rsidRPr="00EC3210">
        <w:rPr>
          <w:bCs/>
        </w:rPr>
        <w:t>, konfigurálás</w:t>
      </w:r>
      <w:r w:rsidR="00103727">
        <w:rPr>
          <w:bCs/>
        </w:rPr>
        <w:t>, munkadíj</w:t>
      </w:r>
      <w:r w:rsidR="00EC3210">
        <w:rPr>
          <w:bCs/>
        </w:rPr>
        <w:t>: Maximum keret: 7.196.400 HUF</w:t>
      </w:r>
      <w:r w:rsidR="00EC3210">
        <w:rPr>
          <w:bCs/>
        </w:rPr>
        <w:br/>
      </w:r>
      <w:r w:rsidR="00EC3210">
        <w:rPr>
          <w:bCs/>
        </w:rPr>
        <w:br/>
      </w:r>
      <w:r w:rsidR="007B2F75">
        <w:rPr>
          <w:b/>
          <w:u w:val="single"/>
        </w:rPr>
        <w:t>A</w:t>
      </w:r>
      <w:r w:rsidR="00EC3210" w:rsidRPr="00EC3210">
        <w:rPr>
          <w:b/>
          <w:u w:val="single"/>
        </w:rPr>
        <w:t xml:space="preserve"> teljes hálózat kialakításának </w:t>
      </w:r>
      <w:r w:rsidR="00CF4F34">
        <w:rPr>
          <w:b/>
          <w:u w:val="single"/>
        </w:rPr>
        <w:t xml:space="preserve">bekerülési értéke: </w:t>
      </w:r>
      <w:r w:rsidR="00EC3210" w:rsidRPr="00EC3210">
        <w:rPr>
          <w:b/>
          <w:u w:val="single"/>
        </w:rPr>
        <w:t xml:space="preserve"> </w:t>
      </w:r>
      <w:r w:rsidR="000A2A4A" w:rsidRPr="000A2A4A">
        <w:rPr>
          <w:b/>
          <w:u w:val="single"/>
        </w:rPr>
        <w:t>50 453</w:t>
      </w:r>
      <w:r w:rsidR="000A2A4A">
        <w:rPr>
          <w:b/>
          <w:u w:val="single"/>
        </w:rPr>
        <w:t> </w:t>
      </w:r>
      <w:r w:rsidR="000A2A4A" w:rsidRPr="000A2A4A">
        <w:rPr>
          <w:b/>
          <w:u w:val="single"/>
        </w:rPr>
        <w:t>960</w:t>
      </w:r>
      <w:r w:rsidR="000A2A4A">
        <w:rPr>
          <w:b/>
          <w:u w:val="single"/>
        </w:rPr>
        <w:t xml:space="preserve"> </w:t>
      </w:r>
      <w:r w:rsidR="00EC3210" w:rsidRPr="00EC3210">
        <w:rPr>
          <w:b/>
          <w:u w:val="single"/>
        </w:rPr>
        <w:t>HUF</w:t>
      </w:r>
    </w:p>
    <w:p w14:paraId="48762A23" w14:textId="783B5575" w:rsidR="007B2F75" w:rsidRDefault="007B2F75" w:rsidP="00015532">
      <w:pPr>
        <w:jc w:val="left"/>
        <w:rPr>
          <w:b/>
          <w:u w:val="single"/>
        </w:rPr>
      </w:pPr>
    </w:p>
    <w:p w14:paraId="58956E16" w14:textId="09BE7D2F" w:rsidR="00173428" w:rsidRDefault="00173428" w:rsidP="00724515">
      <w:pPr>
        <w:pStyle w:val="Cmsor1"/>
      </w:pPr>
      <w:bookmarkStart w:id="3" w:name="_Toc166531865"/>
      <w:r>
        <w:lastRenderedPageBreak/>
        <w:t xml:space="preserve">Hálózati </w:t>
      </w:r>
      <w:r w:rsidR="00F07B12">
        <w:t xml:space="preserve">fizikai </w:t>
      </w:r>
      <w:r>
        <w:t>struktúr</w:t>
      </w:r>
      <w:r w:rsidR="00F07B12">
        <w:t>ája</w:t>
      </w:r>
      <w:bookmarkEnd w:id="3"/>
    </w:p>
    <w:p w14:paraId="6070B06C" w14:textId="4D5E1E2F" w:rsidR="00173428" w:rsidRDefault="00173428" w:rsidP="00173428">
      <w:r>
        <w:t xml:space="preserve">A vállalati </w:t>
      </w:r>
      <w:r w:rsidRPr="00173428">
        <w:t>hálózatban a kommunikáció létrejöttéhez a forrás és cél állomás összeköttetéséhez meg kell teremtenünk a csatornát, az</w:t>
      </w:r>
      <w:r>
        <w:t>t</w:t>
      </w:r>
      <w:r w:rsidRPr="00173428">
        <w:t xml:space="preserve"> az átviteli közeget, amelyen keresztül az információ biztonságosan továbbítva lesz. </w:t>
      </w:r>
      <w:r>
        <w:t xml:space="preserve">Megvalósításunkban </w:t>
      </w:r>
      <w:r w:rsidRPr="00173428">
        <w:t xml:space="preserve">kétféle típust </w:t>
      </w:r>
      <w:r>
        <w:t xml:space="preserve">alkalmaztunk, </w:t>
      </w:r>
      <w:r w:rsidRPr="00173428">
        <w:t>a fizikai, vagy vezetékes, ill</w:t>
      </w:r>
      <w:r>
        <w:t>etve</w:t>
      </w:r>
      <w:r w:rsidRPr="00173428">
        <w:t xml:space="preserve"> a vezeték nélküli technológi</w:t>
      </w:r>
      <w:r>
        <w:t>át.</w:t>
      </w:r>
    </w:p>
    <w:p w14:paraId="2EB8D6C1" w14:textId="64797623" w:rsidR="00173428" w:rsidRDefault="00173428" w:rsidP="00173428">
      <w:r>
        <w:t>Telephelyeinken az adott létesítés idején legyakrabban alkalmazott technika lelhető fel. Mind csavart érpáras, de régebbi telephelyeken CAT5e az újabbakon már CAT6 típusúakat, változatos gyártóktól.</w:t>
      </w:r>
    </w:p>
    <w:p w14:paraId="22B61487" w14:textId="6D01DCF3" w:rsidR="00173428" w:rsidRDefault="00B45F9A" w:rsidP="00173428">
      <w:r>
        <w:t xml:space="preserve">Távközlési szolgáltatónk jóvoltából a telephelyeinket nagysebességű </w:t>
      </w:r>
      <w:proofErr w:type="spellStart"/>
      <w:r>
        <w:t>béreltvonali</w:t>
      </w:r>
      <w:proofErr w:type="spellEnd"/>
      <w:r>
        <w:t xml:space="preserve"> összeköttetést tudunk használni. </w:t>
      </w:r>
    </w:p>
    <w:p w14:paraId="7B864325" w14:textId="3AE493F8" w:rsidR="00B45F9A" w:rsidRDefault="00B45F9A" w:rsidP="00173428">
      <w:r>
        <w:t xml:space="preserve">Mobil eszközök számára az egyes helyszíneken a felhasználók számára hozzáférési pontokat (Access </w:t>
      </w:r>
      <w:proofErr w:type="spellStart"/>
      <w:r>
        <w:t>Point</w:t>
      </w:r>
      <w:proofErr w:type="spellEnd"/>
      <w:r>
        <w:t>, AP) alakítottunk ki.</w:t>
      </w:r>
    </w:p>
    <w:p w14:paraId="39A0876B" w14:textId="2D26631D" w:rsidR="00F07B12" w:rsidRDefault="00F07B12" w:rsidP="00724515">
      <w:pPr>
        <w:pStyle w:val="Cmsor1"/>
      </w:pPr>
      <w:bookmarkStart w:id="4" w:name="_Toc166531866"/>
      <w:r>
        <w:lastRenderedPageBreak/>
        <w:t>Hálózati logikai struktúrája</w:t>
      </w:r>
      <w:bookmarkEnd w:id="4"/>
    </w:p>
    <w:p w14:paraId="6E0D5773" w14:textId="399E7EAC" w:rsidR="00F07B12" w:rsidRDefault="00F07B12" w:rsidP="00173428">
      <w:r>
        <w:t>A</w:t>
      </w:r>
      <w:r w:rsidRPr="00F07B12">
        <w:t>z elosztási réteg</w:t>
      </w:r>
      <w:r>
        <w:t xml:space="preserve"> minden telephelyen</w:t>
      </w:r>
      <w:r w:rsidRPr="00F07B12">
        <w:t xml:space="preserve"> több,</w:t>
      </w:r>
      <w:r>
        <w:t xml:space="preserve"> </w:t>
      </w:r>
      <w:r w:rsidRPr="00F07B12">
        <w:t>logikailag különálló részre oszt</w:t>
      </w:r>
      <w:r>
        <w:t xml:space="preserve">ott. Alhálózatokat, </w:t>
      </w:r>
      <w:commentRangeStart w:id="5"/>
      <w:r>
        <w:t>VLAN</w:t>
      </w:r>
      <w:commentRangeEnd w:id="5"/>
      <w:r w:rsidR="003215D0">
        <w:rPr>
          <w:rStyle w:val="Jegyzethivatkozs"/>
        </w:rPr>
        <w:commentReference w:id="5"/>
      </w:r>
      <w:r>
        <w:t>-</w:t>
      </w:r>
      <w:proofErr w:type="spellStart"/>
      <w:r>
        <w:t>okat</w:t>
      </w:r>
      <w:proofErr w:type="spellEnd"/>
      <w:r>
        <w:t xml:space="preserve"> hoztunk létre szegmentált IP címzés alkalmazásával. Ennek több ismert oka van. </w:t>
      </w:r>
    </w:p>
    <w:p w14:paraId="247D0750" w14:textId="77777777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Fizikai elhelyezkedés</w:t>
      </w:r>
    </w:p>
    <w:p w14:paraId="623B0DC1" w14:textId="76FA192A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Logikai csoportosítás</w:t>
      </w:r>
    </w:p>
    <w:p w14:paraId="73A458F7" w14:textId="7F3DEBE4" w:rsidR="00F07B12" w:rsidRDefault="00F07B12" w:rsidP="00F07B12">
      <w:pPr>
        <w:pStyle w:val="Listaszerbekezds"/>
        <w:numPr>
          <w:ilvl w:val="0"/>
          <w:numId w:val="11"/>
        </w:numPr>
      </w:pPr>
      <w:r>
        <w:t>Terhelés csökkentése</w:t>
      </w:r>
    </w:p>
    <w:p w14:paraId="45380920" w14:textId="4C43DB26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Biztonság</w:t>
      </w:r>
    </w:p>
    <w:p w14:paraId="6B0697CA" w14:textId="058F7368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Szórások hatókörének korlátozása</w:t>
      </w:r>
    </w:p>
    <w:p w14:paraId="6B4B0DB5" w14:textId="77777777" w:rsidR="00F07B12" w:rsidRDefault="00F07B12" w:rsidP="00173428"/>
    <w:p w14:paraId="23C5F573" w14:textId="15DCF450" w:rsidR="00D929AD" w:rsidRDefault="00D929AD" w:rsidP="00724515">
      <w:pPr>
        <w:pStyle w:val="Cmsor1"/>
      </w:pPr>
      <w:bookmarkStart w:id="6" w:name="_Toc166531867"/>
      <w:r>
        <w:lastRenderedPageBreak/>
        <w:t>Alkalmazott hálózati konfigurációk</w:t>
      </w:r>
      <w:bookmarkEnd w:id="6"/>
    </w:p>
    <w:p w14:paraId="1D1D4CD7" w14:textId="01699752" w:rsidR="00D929AD" w:rsidRDefault="00DE507C" w:rsidP="00724515">
      <w:pPr>
        <w:pStyle w:val="Cmsor2"/>
        <w:numPr>
          <w:ilvl w:val="1"/>
          <w:numId w:val="15"/>
        </w:numPr>
      </w:pPr>
      <w:bookmarkStart w:id="7" w:name="_Toc166531868"/>
      <w:r>
        <w:t>Forgalomirányítás</w:t>
      </w:r>
      <w:bookmarkEnd w:id="7"/>
    </w:p>
    <w:p w14:paraId="1BCAD629" w14:textId="1B49222C" w:rsidR="00DE507C" w:rsidRPr="00D929AD" w:rsidRDefault="00DE507C" w:rsidP="00D929AD">
      <w:r>
        <w:t xml:space="preserve">A telephelyeken illetve azok között a dinamikus forgalomirányítást OSPF területek kialakításával oldottuk meg. </w:t>
      </w:r>
      <w:r w:rsidR="00DC6117">
        <w:t xml:space="preserve">Két területet hoztunk létre. Egy </w:t>
      </w:r>
      <w:proofErr w:type="spellStart"/>
      <w:r w:rsidR="00DC6117">
        <w:t>Area</w:t>
      </w:r>
      <w:proofErr w:type="spellEnd"/>
      <w:r w:rsidR="00DC6117">
        <w:t xml:space="preserve"> 0-t a gerinchálózatnak és egy </w:t>
      </w:r>
      <w:proofErr w:type="spellStart"/>
      <w:r w:rsidR="00DC6117">
        <w:t>Area</w:t>
      </w:r>
      <w:proofErr w:type="spellEnd"/>
      <w:r w:rsidR="00DC6117">
        <w:t xml:space="preserve"> 1-et a telephely belső hálózatára. Egy jellemző kódsor a két routerre:</w:t>
      </w:r>
    </w:p>
    <w:p w14:paraId="5EB45E0A" w14:textId="77777777" w:rsidR="00DC6117" w:rsidRPr="00DC6117" w:rsidRDefault="00DC6117" w:rsidP="00B4664E">
      <w:pPr>
        <w:spacing w:line="240" w:lineRule="auto"/>
        <w:rPr>
          <w:i/>
        </w:rPr>
      </w:pPr>
      <w:r w:rsidRPr="00DC6117">
        <w:rPr>
          <w:i/>
        </w:rPr>
        <w:t>Gyor_R0</w:t>
      </w:r>
    </w:p>
    <w:p w14:paraId="48887B80" w14:textId="77777777" w:rsidR="00DC6117" w:rsidRPr="00FB289C" w:rsidRDefault="00DC6117" w:rsidP="00FB289C">
      <w:pPr>
        <w:pStyle w:val="Terminal"/>
      </w:pPr>
      <w:r w:rsidRPr="00FB289C">
        <w:t xml:space="preserve">router </w:t>
      </w:r>
      <w:proofErr w:type="spellStart"/>
      <w:r w:rsidRPr="00FB289C">
        <w:t>ospf</w:t>
      </w:r>
      <w:proofErr w:type="spellEnd"/>
      <w:r w:rsidRPr="00FB289C">
        <w:t xml:space="preserve"> 1</w:t>
      </w:r>
    </w:p>
    <w:p w14:paraId="36F6BD7C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130.10.10.0 0.0.0.3 </w:t>
      </w:r>
      <w:proofErr w:type="spellStart"/>
      <w:r w:rsidRPr="00FB289C">
        <w:t>area</w:t>
      </w:r>
      <w:proofErr w:type="spellEnd"/>
      <w:r w:rsidRPr="00FB289C">
        <w:t xml:space="preserve"> 0</w:t>
      </w:r>
    </w:p>
    <w:p w14:paraId="32D00BAC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130.10.10.8 0.0.0.3 </w:t>
      </w:r>
      <w:proofErr w:type="spellStart"/>
      <w:r w:rsidRPr="00FB289C">
        <w:t>area</w:t>
      </w:r>
      <w:proofErr w:type="spellEnd"/>
      <w:r w:rsidRPr="00FB289C">
        <w:t xml:space="preserve"> 0</w:t>
      </w:r>
    </w:p>
    <w:p w14:paraId="725CA637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10.10.10.0 0.0.0.3 </w:t>
      </w:r>
      <w:proofErr w:type="spellStart"/>
      <w:r w:rsidRPr="00FB289C">
        <w:t>area</w:t>
      </w:r>
      <w:proofErr w:type="spellEnd"/>
      <w:r w:rsidRPr="00FB289C">
        <w:t xml:space="preserve"> 1</w:t>
      </w:r>
    </w:p>
    <w:p w14:paraId="676178ED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10.10.20.0 0.0.0.3 </w:t>
      </w:r>
      <w:proofErr w:type="spellStart"/>
      <w:r w:rsidRPr="00FB289C">
        <w:t>area</w:t>
      </w:r>
      <w:proofErr w:type="spellEnd"/>
      <w:r w:rsidRPr="00FB289C">
        <w:t xml:space="preserve"> 1</w:t>
      </w:r>
    </w:p>
    <w:p w14:paraId="5350C29E" w14:textId="5C3DBEAC" w:rsidR="00DC6117" w:rsidRPr="00DC6117" w:rsidRDefault="00DC6117" w:rsidP="00B4664E">
      <w:pPr>
        <w:spacing w:line="240" w:lineRule="auto"/>
        <w:rPr>
          <w:i/>
        </w:rPr>
      </w:pPr>
      <w:r w:rsidRPr="00DC6117">
        <w:rPr>
          <w:i/>
        </w:rPr>
        <w:t>Gyor_R1</w:t>
      </w:r>
    </w:p>
    <w:p w14:paraId="5C470030" w14:textId="77777777" w:rsidR="00DC6117" w:rsidRDefault="00DC6117" w:rsidP="00FB289C">
      <w:pPr>
        <w:pStyle w:val="Terminal"/>
      </w:pPr>
      <w:r>
        <w:t xml:space="preserve">router </w:t>
      </w:r>
      <w:proofErr w:type="spellStart"/>
      <w:r>
        <w:t>ospf</w:t>
      </w:r>
      <w:proofErr w:type="spellEnd"/>
      <w:r>
        <w:t xml:space="preserve"> 1</w:t>
      </w:r>
    </w:p>
    <w:p w14:paraId="2ADF14A5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192.168.1.0 0.0.0.31 </w:t>
      </w:r>
      <w:proofErr w:type="spellStart"/>
      <w:r>
        <w:t>area</w:t>
      </w:r>
      <w:proofErr w:type="spellEnd"/>
      <w:r>
        <w:t xml:space="preserve"> 1</w:t>
      </w:r>
    </w:p>
    <w:p w14:paraId="4B27C44C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192.168.1.32 0.0.0.31 </w:t>
      </w:r>
      <w:proofErr w:type="spellStart"/>
      <w:r>
        <w:t>area</w:t>
      </w:r>
      <w:proofErr w:type="spellEnd"/>
      <w:r>
        <w:t xml:space="preserve"> 1</w:t>
      </w:r>
    </w:p>
    <w:p w14:paraId="4FA286F4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192.168.1.64 0.0.0.7 </w:t>
      </w:r>
      <w:proofErr w:type="spellStart"/>
      <w:r>
        <w:t>area</w:t>
      </w:r>
      <w:proofErr w:type="spellEnd"/>
      <w:r>
        <w:t xml:space="preserve"> 1</w:t>
      </w:r>
    </w:p>
    <w:p w14:paraId="29201556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192.168.1.72 0.0.0.7 </w:t>
      </w:r>
      <w:proofErr w:type="spellStart"/>
      <w:r>
        <w:t>area</w:t>
      </w:r>
      <w:proofErr w:type="spellEnd"/>
      <w:r>
        <w:t xml:space="preserve"> 1</w:t>
      </w:r>
    </w:p>
    <w:p w14:paraId="4EDF3DC9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192.168.1.80 0.0.0.7 </w:t>
      </w:r>
      <w:proofErr w:type="spellStart"/>
      <w:r>
        <w:t>area</w:t>
      </w:r>
      <w:proofErr w:type="spellEnd"/>
      <w:r>
        <w:t xml:space="preserve"> 1</w:t>
      </w:r>
    </w:p>
    <w:p w14:paraId="4717DEBD" w14:textId="6552350A" w:rsidR="005D1931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10.10.10.0 0.0.0.3 </w:t>
      </w:r>
      <w:proofErr w:type="spellStart"/>
      <w:r>
        <w:t>area</w:t>
      </w:r>
      <w:proofErr w:type="spellEnd"/>
      <w:r>
        <w:t xml:space="preserve"> 1</w:t>
      </w:r>
    </w:p>
    <w:p w14:paraId="2BEE99AC" w14:textId="7B8A1819" w:rsidR="00DE507C" w:rsidRDefault="00DE507C" w:rsidP="005D1931"/>
    <w:p w14:paraId="7BCB7542" w14:textId="2F83694F" w:rsidR="00DE507C" w:rsidRDefault="00B4664E" w:rsidP="00724515">
      <w:pPr>
        <w:pStyle w:val="Cmsor2"/>
        <w:numPr>
          <w:ilvl w:val="1"/>
          <w:numId w:val="15"/>
        </w:numPr>
      </w:pPr>
      <w:bookmarkStart w:id="8" w:name="_Toc166531869"/>
      <w:r>
        <w:t>IP címek kiosztása</w:t>
      </w:r>
      <w:bookmarkEnd w:id="8"/>
    </w:p>
    <w:p w14:paraId="2F5EC339" w14:textId="73651FD8" w:rsidR="00DE507C" w:rsidRDefault="00B4664E" w:rsidP="005D1931">
      <w:r>
        <w:t>A teljes hálózaton alkalmaztunk Szerver PC általi, forgalomirányító általi és statikusan beállított IP cím kiosztást. Így történt mind az IPv4 mind az IPv6 címekre.</w:t>
      </w:r>
      <w:r w:rsidR="00FB289C">
        <w:t xml:space="preserve"> Egy jellemző routeren kiadott parancssorozat az </w:t>
      </w:r>
      <w:commentRangeStart w:id="9"/>
      <w:r w:rsidR="00FB289C">
        <w:t>IPv4</w:t>
      </w:r>
      <w:commentRangeEnd w:id="9"/>
      <w:r w:rsidR="003215D0">
        <w:rPr>
          <w:rStyle w:val="Jegyzethivatkozs"/>
        </w:rPr>
        <w:commentReference w:id="9"/>
      </w:r>
      <w:r w:rsidR="00FB289C">
        <w:t xml:space="preserve"> címkiosztásra:</w:t>
      </w:r>
    </w:p>
    <w:p w14:paraId="16F41E14" w14:textId="77777777" w:rsidR="00FB289C" w:rsidRPr="00DC6117" w:rsidRDefault="00FB289C" w:rsidP="00FB289C">
      <w:pPr>
        <w:spacing w:line="240" w:lineRule="auto"/>
        <w:rPr>
          <w:i/>
        </w:rPr>
      </w:pPr>
      <w:r w:rsidRPr="00DC6117">
        <w:rPr>
          <w:i/>
        </w:rPr>
        <w:t>Gyor_R1</w:t>
      </w:r>
    </w:p>
    <w:p w14:paraId="0D77E00E" w14:textId="77777777" w:rsidR="00FB289C" w:rsidRPr="00FB289C" w:rsidRDefault="00FB289C" w:rsidP="00FB289C">
      <w:pPr>
        <w:pStyle w:val="Terminal"/>
      </w:pPr>
      <w:proofErr w:type="spellStart"/>
      <w:r w:rsidRPr="00FB289C">
        <w:t>ip</w:t>
      </w:r>
      <w:proofErr w:type="spellEnd"/>
      <w:r w:rsidRPr="00FB289C">
        <w:t xml:space="preserve"> </w:t>
      </w:r>
      <w:proofErr w:type="spellStart"/>
      <w:r w:rsidRPr="00FB289C">
        <w:t>dhcp</w:t>
      </w:r>
      <w:proofErr w:type="spellEnd"/>
      <w:r w:rsidRPr="00FB289C">
        <w:t xml:space="preserve"> </w:t>
      </w:r>
      <w:proofErr w:type="spellStart"/>
      <w:r w:rsidRPr="00FB289C">
        <w:t>pool</w:t>
      </w:r>
      <w:proofErr w:type="spellEnd"/>
      <w:r w:rsidRPr="00FB289C">
        <w:t xml:space="preserve"> poolvlan10</w:t>
      </w:r>
    </w:p>
    <w:p w14:paraId="4ADB2D16" w14:textId="77777777" w:rsidR="00FB289C" w:rsidRPr="00FB289C" w:rsidRDefault="00FB289C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192.168.1.0 255.255.255.224</w:t>
      </w:r>
    </w:p>
    <w:p w14:paraId="555D8114" w14:textId="77777777" w:rsidR="00FB289C" w:rsidRPr="00FB289C" w:rsidRDefault="00FB289C" w:rsidP="00FB289C">
      <w:pPr>
        <w:pStyle w:val="Terminal"/>
      </w:pPr>
      <w:proofErr w:type="spellStart"/>
      <w:r w:rsidRPr="00FB289C">
        <w:t>default</w:t>
      </w:r>
      <w:proofErr w:type="spellEnd"/>
      <w:r w:rsidRPr="00FB289C">
        <w:t>-router 192.168.1.1</w:t>
      </w:r>
    </w:p>
    <w:p w14:paraId="7F2DBF2B" w14:textId="77777777" w:rsidR="00FB289C" w:rsidRPr="00FB289C" w:rsidRDefault="00FB289C" w:rsidP="00FB289C">
      <w:pPr>
        <w:pStyle w:val="Terminal"/>
      </w:pPr>
      <w:proofErr w:type="spellStart"/>
      <w:r w:rsidRPr="00FB289C">
        <w:t>dns</w:t>
      </w:r>
      <w:proofErr w:type="spellEnd"/>
      <w:r w:rsidRPr="00FB289C">
        <w:t>-server 192.168.1.75</w:t>
      </w:r>
    </w:p>
    <w:p w14:paraId="190BCBD6" w14:textId="77777777" w:rsidR="00FB289C" w:rsidRPr="00FB289C" w:rsidRDefault="00FB289C" w:rsidP="00FB289C">
      <w:pPr>
        <w:pStyle w:val="Terminal"/>
      </w:pPr>
      <w:proofErr w:type="spellStart"/>
      <w:r w:rsidRPr="00FB289C">
        <w:t>domain-name</w:t>
      </w:r>
      <w:proofErr w:type="spellEnd"/>
      <w:r w:rsidRPr="00FB289C">
        <w:t xml:space="preserve"> </w:t>
      </w:r>
      <w:proofErr w:type="spellStart"/>
      <w:r w:rsidRPr="00FB289C">
        <w:t>butor.loc</w:t>
      </w:r>
      <w:proofErr w:type="spellEnd"/>
    </w:p>
    <w:p w14:paraId="749783EA" w14:textId="7C107B84" w:rsidR="00FB289C" w:rsidRPr="00FB289C" w:rsidRDefault="00FB289C" w:rsidP="00FB289C">
      <w:pPr>
        <w:pStyle w:val="Terminal"/>
      </w:pPr>
      <w:proofErr w:type="spellStart"/>
      <w:r w:rsidRPr="00FB289C">
        <w:t>ex</w:t>
      </w:r>
      <w:r>
        <w:t>it</w:t>
      </w:r>
      <w:proofErr w:type="spellEnd"/>
    </w:p>
    <w:p w14:paraId="66318927" w14:textId="73ACAA88" w:rsidR="00FB289C" w:rsidRDefault="00FB289C" w:rsidP="00FB289C">
      <w:pPr>
        <w:pStyle w:val="Terminal"/>
      </w:pPr>
      <w:proofErr w:type="spellStart"/>
      <w:r w:rsidRPr="00FB289C">
        <w:t>ip</w:t>
      </w:r>
      <w:proofErr w:type="spellEnd"/>
      <w:r w:rsidRPr="00FB289C">
        <w:t xml:space="preserve"> </w:t>
      </w:r>
      <w:proofErr w:type="spellStart"/>
      <w:r w:rsidRPr="00FB289C">
        <w:t>dhcp</w:t>
      </w:r>
      <w:proofErr w:type="spellEnd"/>
      <w:r w:rsidRPr="00FB289C">
        <w:t xml:space="preserve"> </w:t>
      </w:r>
      <w:proofErr w:type="spellStart"/>
      <w:r w:rsidRPr="00FB289C">
        <w:t>excluded-address</w:t>
      </w:r>
      <w:proofErr w:type="spellEnd"/>
      <w:r w:rsidRPr="00FB289C">
        <w:t xml:space="preserve"> 192.168.1.1 192.168.1.3</w:t>
      </w:r>
    </w:p>
    <w:p w14:paraId="0008D95A" w14:textId="690B1069" w:rsidR="00FB289C" w:rsidRDefault="00FB289C" w:rsidP="005D1931">
      <w:r>
        <w:t>Ugyanezen az eszközön az IPv6 címek terjesztésének bekapcsolása:</w:t>
      </w:r>
    </w:p>
    <w:p w14:paraId="48D969CB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unicast-routing</w:t>
      </w:r>
      <w:proofErr w:type="spellEnd"/>
    </w:p>
    <w:p w14:paraId="57BC66EA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GYOR_A_v6</w:t>
      </w:r>
    </w:p>
    <w:p w14:paraId="71C4F480" w14:textId="77777777" w:rsidR="00FB289C" w:rsidRDefault="00FB289C" w:rsidP="00FB289C">
      <w:pPr>
        <w:pStyle w:val="Terminal"/>
      </w:pPr>
      <w:proofErr w:type="spellStart"/>
      <w:r>
        <w:t>address</w:t>
      </w:r>
      <w:proofErr w:type="spellEnd"/>
      <w:r>
        <w:t xml:space="preserve"> prefix 2001:DB8:CAFE:10::/64</w:t>
      </w:r>
    </w:p>
    <w:p w14:paraId="2BE4B602" w14:textId="77777777" w:rsidR="00FB289C" w:rsidRDefault="00FB289C" w:rsidP="00FB289C">
      <w:pPr>
        <w:pStyle w:val="Terminal"/>
      </w:pPr>
      <w:proofErr w:type="spellStart"/>
      <w:r>
        <w:t>dns</w:t>
      </w:r>
      <w:proofErr w:type="spellEnd"/>
      <w:r>
        <w:t>-server 2001:DB8:CAFE:40::B</w:t>
      </w:r>
    </w:p>
    <w:p w14:paraId="00272699" w14:textId="77777777" w:rsidR="00FB289C" w:rsidRDefault="00FB289C" w:rsidP="00FB289C">
      <w:pPr>
        <w:pStyle w:val="Terminal"/>
      </w:pPr>
      <w:proofErr w:type="spellStart"/>
      <w:r>
        <w:t>domain-name</w:t>
      </w:r>
      <w:proofErr w:type="spellEnd"/>
      <w:r>
        <w:t xml:space="preserve"> </w:t>
      </w:r>
      <w:proofErr w:type="spellStart"/>
      <w:r>
        <w:t>butor.loc</w:t>
      </w:r>
      <w:proofErr w:type="spellEnd"/>
    </w:p>
    <w:p w14:paraId="6ECFC3C1" w14:textId="269E3FDF" w:rsidR="00FB289C" w:rsidRDefault="00FB289C" w:rsidP="00FB289C">
      <w:pPr>
        <w:pStyle w:val="Terminal"/>
      </w:pPr>
      <w:proofErr w:type="spellStart"/>
      <w:r>
        <w:lastRenderedPageBreak/>
        <w:t>exit</w:t>
      </w:r>
      <w:proofErr w:type="spellEnd"/>
    </w:p>
    <w:p w14:paraId="3395B947" w14:textId="3105D2EF" w:rsidR="00FB289C" w:rsidRDefault="00FB289C" w:rsidP="00FB289C">
      <w:pPr>
        <w:pStyle w:val="Terminal"/>
      </w:pPr>
      <w:proofErr w:type="spellStart"/>
      <w:r>
        <w:t>intetface</w:t>
      </w:r>
      <w:proofErr w:type="spellEnd"/>
      <w:r>
        <w:t xml:space="preserve"> g0/1.10</w:t>
      </w:r>
    </w:p>
    <w:p w14:paraId="11F19D81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address</w:t>
      </w:r>
      <w:proofErr w:type="spellEnd"/>
      <w:r>
        <w:t xml:space="preserve"> 2001:DB8:CAFE:10::1/64</w:t>
      </w:r>
    </w:p>
    <w:p w14:paraId="7D3426FD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address</w:t>
      </w:r>
      <w:proofErr w:type="spellEnd"/>
      <w:r>
        <w:t xml:space="preserve"> fe80::10 link-local</w:t>
      </w:r>
    </w:p>
    <w:p w14:paraId="54C8C2E7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dhcp</w:t>
      </w:r>
      <w:proofErr w:type="spellEnd"/>
      <w:r>
        <w:t xml:space="preserve"> server GYOR_A_v6</w:t>
      </w:r>
    </w:p>
    <w:p w14:paraId="34E9EFA9" w14:textId="18EC6286" w:rsidR="00FB289C" w:rsidRDefault="00FB289C" w:rsidP="00FB289C">
      <w:pPr>
        <w:pStyle w:val="Terminal"/>
      </w:pPr>
      <w:r>
        <w:t xml:space="preserve">ipv6 </w:t>
      </w:r>
      <w:proofErr w:type="spellStart"/>
      <w:r>
        <w:t>nd</w:t>
      </w:r>
      <w:proofErr w:type="spellEnd"/>
      <w:r>
        <w:t xml:space="preserve"> </w:t>
      </w:r>
      <w:proofErr w:type="spellStart"/>
      <w:r>
        <w:t>managed-config-flag</w:t>
      </w:r>
      <w:proofErr w:type="spellEnd"/>
    </w:p>
    <w:p w14:paraId="3DB616F8" w14:textId="1AA7B1EF" w:rsidR="009466EA" w:rsidRPr="00724515" w:rsidRDefault="009466EA" w:rsidP="00724515">
      <w:pPr>
        <w:pStyle w:val="Cmsor1"/>
        <w:numPr>
          <w:ilvl w:val="0"/>
          <w:numId w:val="16"/>
        </w:numPr>
      </w:pPr>
      <w:r w:rsidRPr="00724515">
        <w:lastRenderedPageBreak/>
        <w:t xml:space="preserve"> </w:t>
      </w:r>
      <w:bookmarkStart w:id="10" w:name="_Toc166531870"/>
      <w:proofErr w:type="spellStart"/>
      <w:r w:rsidRPr="00724515">
        <w:t>Etherchannel</w:t>
      </w:r>
      <w:bookmarkEnd w:id="10"/>
      <w:proofErr w:type="spellEnd"/>
    </w:p>
    <w:p w14:paraId="6D0249BF" w14:textId="122D7F0E" w:rsidR="00902FA5" w:rsidRDefault="00902FA5" w:rsidP="00902FA5">
      <w:r>
        <w:t xml:space="preserve">Az </w:t>
      </w:r>
      <w:proofErr w:type="spellStart"/>
      <w:r>
        <w:t>EtherChannel</w:t>
      </w:r>
      <w:proofErr w:type="spellEnd"/>
      <w:r>
        <w:t xml:space="preserve"> előnyei</w:t>
      </w:r>
    </w:p>
    <w:p w14:paraId="24078777" w14:textId="253E7306" w:rsidR="00CA2B5C" w:rsidRPr="009466EA" w:rsidRDefault="00CA2B5C" w:rsidP="00902FA5">
      <w:r>
        <w:rPr>
          <w:noProof/>
        </w:rPr>
        <w:drawing>
          <wp:anchor distT="0" distB="0" distL="114300" distR="114300" simplePos="0" relativeHeight="251660288" behindDoc="0" locked="0" layoutInCell="1" allowOverlap="1" wp14:anchorId="16243757" wp14:editId="11860AAF">
            <wp:simplePos x="0" y="0"/>
            <wp:positionH relativeFrom="margin">
              <wp:align>left</wp:align>
            </wp:positionH>
            <wp:positionV relativeFrom="paragraph">
              <wp:posOffset>5252720</wp:posOffset>
            </wp:positionV>
            <wp:extent cx="3838575" cy="2188939"/>
            <wp:effectExtent l="0" t="0" r="0" b="1905"/>
            <wp:wrapNone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18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56B8AC6" wp14:editId="78F9860F">
            <wp:simplePos x="0" y="0"/>
            <wp:positionH relativeFrom="margin">
              <wp:align>left</wp:align>
            </wp:positionH>
            <wp:positionV relativeFrom="paragraph">
              <wp:posOffset>7625080</wp:posOffset>
            </wp:positionV>
            <wp:extent cx="4038600" cy="969531"/>
            <wp:effectExtent l="0" t="0" r="0" b="2540"/>
            <wp:wrapNone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6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FA5">
        <w:t xml:space="preserve">A legtöbb konfigurációs feladat elvégezhető az </w:t>
      </w:r>
      <w:proofErr w:type="spellStart"/>
      <w:r w:rsidR="00902FA5">
        <w:t>EtherChannel</w:t>
      </w:r>
      <w:proofErr w:type="spellEnd"/>
      <w:r w:rsidR="00902FA5">
        <w:t xml:space="preserve"> (</w:t>
      </w:r>
      <w:proofErr w:type="spellStart"/>
      <w:r w:rsidR="00902FA5">
        <w:t>portcsatorna</w:t>
      </w:r>
      <w:proofErr w:type="spellEnd"/>
      <w:r w:rsidR="00902FA5">
        <w:t>) interfészen, így nincs szükség a portok egyedi kezelésére, ezzel biztosítható azok következetes beállítása.</w:t>
      </w:r>
      <w:r>
        <w:t xml:space="preserve"> </w:t>
      </w:r>
      <w:r w:rsidR="00902FA5">
        <w:t xml:space="preserve">Az </w:t>
      </w:r>
      <w:proofErr w:type="spellStart"/>
      <w:r w:rsidR="00902FA5">
        <w:t>EtherChannel</w:t>
      </w:r>
      <w:proofErr w:type="spellEnd"/>
      <w:r w:rsidR="00902FA5">
        <w:t xml:space="preserve"> a meglévő </w:t>
      </w:r>
      <w:proofErr w:type="spellStart"/>
      <w:r w:rsidR="00902FA5">
        <w:t>switchportokat</w:t>
      </w:r>
      <w:proofErr w:type="spellEnd"/>
      <w:r w:rsidR="00902FA5">
        <w:t xml:space="preserve"> használja, így nincs szükség gyorsabb és jóval drágább összeköttetésre a nagyobb sávszélesség eléréséhez.</w:t>
      </w:r>
      <w:r>
        <w:t xml:space="preserve"> </w:t>
      </w:r>
      <w:r w:rsidR="00902FA5">
        <w:t xml:space="preserve">Ugyanahhoz az </w:t>
      </w:r>
      <w:proofErr w:type="spellStart"/>
      <w:r w:rsidR="00902FA5">
        <w:t>EtherChannel-hez</w:t>
      </w:r>
      <w:proofErr w:type="spellEnd"/>
      <w:r w:rsidR="00902FA5">
        <w:t xml:space="preserve"> tartozó portok között terheléselosztás valósul meg. Hardvertől függően egy vagy több terheléselosztási mód is alkalmazható. </w:t>
      </w:r>
      <w:proofErr w:type="spellStart"/>
      <w:r w:rsidR="00902FA5">
        <w:t>These</w:t>
      </w:r>
      <w:proofErr w:type="spellEnd"/>
      <w:r w:rsidR="00902FA5">
        <w:t xml:space="preserve"> </w:t>
      </w:r>
      <w:proofErr w:type="spellStart"/>
      <w:r w:rsidR="00902FA5">
        <w:t>methods</w:t>
      </w:r>
      <w:proofErr w:type="spellEnd"/>
      <w:r w:rsidR="00902FA5">
        <w:t xml:space="preserve"> </w:t>
      </w:r>
      <w:proofErr w:type="spellStart"/>
      <w:r w:rsidR="00902FA5">
        <w:t>include</w:t>
      </w:r>
      <w:proofErr w:type="spellEnd"/>
      <w:r w:rsidR="00902FA5">
        <w:t xml:space="preserve"> </w:t>
      </w:r>
      <w:proofErr w:type="spellStart"/>
      <w:r w:rsidR="00902FA5">
        <w:t>source</w:t>
      </w:r>
      <w:proofErr w:type="spellEnd"/>
      <w:r w:rsidR="00902FA5">
        <w:t xml:space="preserve"> MAC and </w:t>
      </w:r>
      <w:proofErr w:type="spellStart"/>
      <w:r w:rsidR="00902FA5">
        <w:t>destination</w:t>
      </w:r>
      <w:proofErr w:type="spellEnd"/>
      <w:r w:rsidR="00902FA5">
        <w:t xml:space="preserve"> MAC </w:t>
      </w:r>
      <w:proofErr w:type="spellStart"/>
      <w:r w:rsidR="00902FA5">
        <w:t>load</w:t>
      </w:r>
      <w:proofErr w:type="spellEnd"/>
      <w:r w:rsidR="00902FA5">
        <w:t xml:space="preserve"> </w:t>
      </w:r>
      <w:proofErr w:type="spellStart"/>
      <w:r w:rsidR="00902FA5">
        <w:t>balancing</w:t>
      </w:r>
      <w:proofErr w:type="spellEnd"/>
      <w:r w:rsidR="00902FA5">
        <w:t xml:space="preserve">, </w:t>
      </w:r>
      <w:proofErr w:type="spellStart"/>
      <w:r w:rsidR="00902FA5">
        <w:t>or</w:t>
      </w:r>
      <w:proofErr w:type="spellEnd"/>
      <w:r w:rsidR="00902FA5">
        <w:t xml:space="preserve"> </w:t>
      </w:r>
      <w:proofErr w:type="spellStart"/>
      <w:r w:rsidR="00902FA5">
        <w:t>source</w:t>
      </w:r>
      <w:proofErr w:type="spellEnd"/>
      <w:r w:rsidR="00902FA5">
        <w:t xml:space="preserve"> IP and </w:t>
      </w:r>
      <w:proofErr w:type="spellStart"/>
      <w:r w:rsidR="00902FA5">
        <w:t>destination</w:t>
      </w:r>
      <w:proofErr w:type="spellEnd"/>
      <w:r w:rsidR="00902FA5">
        <w:t xml:space="preserve"> IP </w:t>
      </w:r>
      <w:proofErr w:type="spellStart"/>
      <w:r w:rsidR="00902FA5">
        <w:t>load</w:t>
      </w:r>
      <w:proofErr w:type="spellEnd"/>
      <w:r w:rsidR="00902FA5">
        <w:t xml:space="preserve"> </w:t>
      </w:r>
      <w:proofErr w:type="spellStart"/>
      <w:r w:rsidR="00902FA5">
        <w:t>balancing</w:t>
      </w:r>
      <w:proofErr w:type="spellEnd"/>
      <w:r w:rsidR="00902FA5">
        <w:t xml:space="preserve">, </w:t>
      </w:r>
      <w:proofErr w:type="spellStart"/>
      <w:r w:rsidR="00902FA5">
        <w:t>across</w:t>
      </w:r>
      <w:proofErr w:type="spellEnd"/>
      <w:r w:rsidR="00902FA5">
        <w:t xml:space="preserve"> </w:t>
      </w:r>
      <w:proofErr w:type="spellStart"/>
      <w:r w:rsidR="00902FA5">
        <w:t>the</w:t>
      </w:r>
      <w:proofErr w:type="spellEnd"/>
      <w:r w:rsidR="00902FA5">
        <w:t xml:space="preserve"> </w:t>
      </w:r>
      <w:proofErr w:type="spellStart"/>
      <w:r w:rsidR="00902FA5">
        <w:t>physical</w:t>
      </w:r>
      <w:proofErr w:type="spellEnd"/>
      <w:r w:rsidR="00902FA5">
        <w:t xml:space="preserve"> links.</w:t>
      </w:r>
      <w:r>
        <w:t xml:space="preserve"> </w:t>
      </w:r>
      <w:r w:rsidR="00902FA5">
        <w:t xml:space="preserve">Az </w:t>
      </w:r>
      <w:proofErr w:type="spellStart"/>
      <w:r w:rsidR="00902FA5">
        <w:t>EtherChannel</w:t>
      </w:r>
      <w:proofErr w:type="spellEnd"/>
      <w:r w:rsidR="00902FA5">
        <w:t xml:space="preserve">-be rendezett </w:t>
      </w:r>
      <w:proofErr w:type="spellStart"/>
      <w:r w:rsidR="00902FA5">
        <w:t>portcsoport</w:t>
      </w:r>
      <w:proofErr w:type="spellEnd"/>
      <w:r w:rsidR="00902FA5">
        <w:t xml:space="preserve"> egyetlen logikai kapcsolatként működik. Ha két </w:t>
      </w:r>
      <w:proofErr w:type="spellStart"/>
      <w:r w:rsidR="00902FA5">
        <w:t>switch</w:t>
      </w:r>
      <w:proofErr w:type="spellEnd"/>
      <w:r w:rsidR="00902FA5">
        <w:t xml:space="preserve"> között több </w:t>
      </w:r>
      <w:proofErr w:type="spellStart"/>
      <w:r w:rsidR="00902FA5">
        <w:t>EtherChannel</w:t>
      </w:r>
      <w:proofErr w:type="spellEnd"/>
      <w:r w:rsidR="00902FA5">
        <w:t xml:space="preserve"> köteg is van, akkor az STP blokkolhat közülük néhányat a hurkok kialakulásának elkerülése érdekében. Ha az STP blokkol egy redundáns kapcsolatot, akkor zárolja az egész </w:t>
      </w:r>
      <w:proofErr w:type="spellStart"/>
      <w:r w:rsidR="00902FA5">
        <w:t>EtherChannel</w:t>
      </w:r>
      <w:proofErr w:type="spellEnd"/>
      <w:r w:rsidR="00902FA5">
        <w:t xml:space="preserve">-t, vagyis letiltja az összes hozzá tartozó </w:t>
      </w:r>
      <w:proofErr w:type="spellStart"/>
      <w:r w:rsidR="00902FA5">
        <w:t>portot</w:t>
      </w:r>
      <w:proofErr w:type="spellEnd"/>
      <w:r w:rsidR="00902FA5">
        <w:t xml:space="preserve">. Amikor csak egy </w:t>
      </w:r>
      <w:proofErr w:type="spellStart"/>
      <w:r w:rsidR="00902FA5">
        <w:t>EtherChannel</w:t>
      </w:r>
      <w:proofErr w:type="spellEnd"/>
      <w:r w:rsidR="00902FA5">
        <w:t xml:space="preserve"> kapcsolat létezik, akkor az összes benne levő fizikai port aktív marad, mivel az STP csak egy (logikai) kapcsolatot lát.</w:t>
      </w:r>
      <w:r>
        <w:t xml:space="preserve"> </w:t>
      </w:r>
      <w:r w:rsidR="00902FA5">
        <w:t xml:space="preserve">Az </w:t>
      </w:r>
      <w:proofErr w:type="spellStart"/>
      <w:r w:rsidR="00902FA5">
        <w:t>EtherChannel</w:t>
      </w:r>
      <w:proofErr w:type="spellEnd"/>
      <w:r w:rsidR="00902FA5">
        <w:t xml:space="preserve"> redundanciát biztosít, mert a teljes összerendezett köteg egy logikai kapcsolatot alkot. Továbbá a csatorna valamely fizikai </w:t>
      </w:r>
      <w:proofErr w:type="spellStart"/>
      <w:r w:rsidR="00902FA5">
        <w:t>portjának</w:t>
      </w:r>
      <w:proofErr w:type="spellEnd"/>
      <w:r w:rsidR="00902FA5">
        <w:t xml:space="preserve"> kiesése nem okoz változást a topológiában. Ezért nem szükséges az STP újraszámítása. Amíg legalább egy fizikai port jelen van, addig az </w:t>
      </w:r>
      <w:proofErr w:type="spellStart"/>
      <w:r w:rsidR="00902FA5">
        <w:t>EtherChannel</w:t>
      </w:r>
      <w:proofErr w:type="spellEnd"/>
      <w:r w:rsidR="00902FA5">
        <w:t xml:space="preserve"> is működőképes marad, de a kiesett portok </w:t>
      </w:r>
      <w:commentRangeStart w:id="11"/>
      <w:r w:rsidR="00902FA5">
        <w:t>miatt</w:t>
      </w:r>
      <w:commentRangeEnd w:id="11"/>
      <w:r w:rsidR="003215D0">
        <w:rPr>
          <w:rStyle w:val="Jegyzethivatkozs"/>
        </w:rPr>
        <w:commentReference w:id="11"/>
      </w:r>
      <w:r w:rsidR="00902FA5">
        <w:t xml:space="preserve"> a teljes átbocsátóképesség</w:t>
      </w:r>
      <w:r>
        <w:t xml:space="preserve"> </w:t>
      </w:r>
      <w:r w:rsidR="00902FA5">
        <w:t>lecsökken.</w:t>
      </w:r>
      <w:r w:rsidR="00567544">
        <w:br/>
      </w:r>
      <w:r w:rsidR="00567544">
        <w:br/>
        <w:t>T</w:t>
      </w:r>
      <w:r w:rsidR="00567544" w:rsidRPr="00567544">
        <w:t>opológiai kialakítás</w:t>
      </w:r>
      <w:r>
        <w:t xml:space="preserve"> a hálózatban (2 féle) :</w:t>
      </w:r>
    </w:p>
    <w:p w14:paraId="037162FB" w14:textId="3201B4A0" w:rsidR="003215D0" w:rsidRDefault="003215D0" w:rsidP="00724515">
      <w:pPr>
        <w:pStyle w:val="Cmsor1"/>
      </w:pPr>
      <w:bookmarkStart w:id="12" w:name="_Toc166531871"/>
      <w:r>
        <w:lastRenderedPageBreak/>
        <w:t>VPN</w:t>
      </w:r>
      <w:bookmarkEnd w:id="12"/>
      <w:ins w:id="13" w:author="Gergő Lócska" w:date="2024-05-13T22:33:00Z" w16du:dateUtc="2024-05-13T20:33:00Z">
        <w:r w:rsidR="00DC6FAF">
          <w:t xml:space="preserve"> - GERGŐ</w:t>
        </w:r>
      </w:ins>
    </w:p>
    <w:p w14:paraId="7E0FE7DF" w14:textId="77777777" w:rsidR="003215D0" w:rsidRPr="003215D0" w:rsidRDefault="003215D0" w:rsidP="00335889"/>
    <w:p w14:paraId="3011FADD" w14:textId="77777777" w:rsidR="00561615" w:rsidRDefault="00561615" w:rsidP="00561615">
      <w:pPr>
        <w:rPr>
          <w:ins w:id="14" w:author="Gergő Lócska" w:date="2024-05-13T23:19:00Z" w16du:dateUtc="2024-05-13T21:19:00Z"/>
        </w:rPr>
      </w:pPr>
      <w:ins w:id="15" w:author="Gergő Lócska" w:date="2024-05-13T23:19:00Z" w16du:dateUtc="2024-05-13T21:19:00Z">
        <w:r>
          <w:t>A VPN (</w:t>
        </w:r>
        <w:proofErr w:type="spellStart"/>
        <w:r>
          <w:t>Virtual</w:t>
        </w:r>
        <w:proofErr w:type="spellEnd"/>
        <w:r>
          <w:t xml:space="preserve"> </w:t>
        </w:r>
        <w:proofErr w:type="spellStart"/>
        <w:r>
          <w:t>Private</w:t>
        </w:r>
        <w:proofErr w:type="spellEnd"/>
        <w:r>
          <w:t xml:space="preserve"> Network) konfigurációja és implementációja alapvető fontosságú a két szervezet belső hálózatai közötti biztonságos kommunikációhoz. A rendszerterv ebben a fejezetben részletesen bemutatja a VPN konfigurációt, kitérve a biztonsági aspektusokra és az előnyökre.</w:t>
        </w:r>
      </w:ins>
    </w:p>
    <w:p w14:paraId="3CD1B37F" w14:textId="77777777" w:rsidR="00561615" w:rsidRDefault="00561615" w:rsidP="00561615">
      <w:pPr>
        <w:rPr>
          <w:ins w:id="16" w:author="Gergő Lócska" w:date="2024-05-13T23:19:00Z" w16du:dateUtc="2024-05-13T21:19:00Z"/>
        </w:rPr>
      </w:pPr>
    </w:p>
    <w:p w14:paraId="53DFF1DB" w14:textId="77777777" w:rsidR="00561615" w:rsidRDefault="00561615" w:rsidP="00561615">
      <w:pPr>
        <w:rPr>
          <w:ins w:id="17" w:author="Gergő Lócska" w:date="2024-05-13T23:19:00Z" w16du:dateUtc="2024-05-13T21:19:00Z"/>
        </w:rPr>
      </w:pPr>
      <w:ins w:id="18" w:author="Gergő Lócska" w:date="2024-05-13T23:19:00Z" w16du:dateUtc="2024-05-13T21:19:00Z">
        <w:r>
          <w:t>4.1 Konfiguráció Részletei</w:t>
        </w:r>
      </w:ins>
    </w:p>
    <w:p w14:paraId="514E3121" w14:textId="77777777" w:rsidR="00561615" w:rsidRDefault="00561615" w:rsidP="00561615">
      <w:pPr>
        <w:rPr>
          <w:ins w:id="19" w:author="Gergő Lócska" w:date="2024-05-13T23:19:00Z" w16du:dateUtc="2024-05-13T21:19:00Z"/>
        </w:rPr>
      </w:pPr>
    </w:p>
    <w:p w14:paraId="3FBF9F45" w14:textId="77777777" w:rsidR="00561615" w:rsidRDefault="00561615" w:rsidP="00561615">
      <w:pPr>
        <w:rPr>
          <w:ins w:id="20" w:author="Gergő Lócska" w:date="2024-05-13T23:19:00Z" w16du:dateUtc="2024-05-13T21:19:00Z"/>
        </w:rPr>
      </w:pPr>
      <w:ins w:id="21" w:author="Gergő Lócska" w:date="2024-05-13T23:19:00Z" w16du:dateUtc="2024-05-13T21:19:00Z">
        <w:r>
          <w:t>A rendszerterv először is részletesen ismerteti a VPN konfigurációjának részleteit mindkét szervezet routerén. A konfiguráció magában foglalja az alábbi lépéseket:</w:t>
        </w:r>
      </w:ins>
    </w:p>
    <w:p w14:paraId="354E0391" w14:textId="77777777" w:rsidR="00561615" w:rsidRDefault="00561615" w:rsidP="00561615">
      <w:pPr>
        <w:rPr>
          <w:ins w:id="22" w:author="Gergő Lócska" w:date="2024-05-13T23:19:00Z" w16du:dateUtc="2024-05-13T21:19:00Z"/>
        </w:rPr>
      </w:pPr>
    </w:p>
    <w:p w14:paraId="0CEBA1ED" w14:textId="77777777" w:rsidR="00561615" w:rsidRDefault="00561615" w:rsidP="00561615">
      <w:pPr>
        <w:rPr>
          <w:ins w:id="23" w:author="Gergő Lócska" w:date="2024-05-13T23:19:00Z" w16du:dateUtc="2024-05-13T21:19:00Z"/>
        </w:rPr>
      </w:pPr>
      <w:ins w:id="24" w:author="Gergő Lócska" w:date="2024-05-13T23:19:00Z" w16du:dateUtc="2024-05-13T21:19:00Z">
        <w:r>
          <w:t xml:space="preserve">    Access-</w:t>
        </w:r>
        <w:proofErr w:type="spellStart"/>
        <w:r>
          <w:t>listek</w:t>
        </w:r>
        <w:proofErr w:type="spellEnd"/>
        <w:r>
          <w:t xml:space="preserve"> definiálása az engedélyezett IP-címek és portok megadásához.</w:t>
        </w:r>
      </w:ins>
    </w:p>
    <w:p w14:paraId="46AFC92E" w14:textId="77777777" w:rsidR="00561615" w:rsidRDefault="00561615" w:rsidP="00561615">
      <w:pPr>
        <w:rPr>
          <w:ins w:id="25" w:author="Gergő Lócska" w:date="2024-05-13T23:19:00Z" w16du:dateUtc="2024-05-13T21:19:00Z"/>
        </w:rPr>
      </w:pPr>
      <w:ins w:id="26" w:author="Gergő Lócska" w:date="2024-05-13T23:19:00Z" w16du:dateUtc="2024-05-13T21:19:00Z">
        <w:r>
          <w:t xml:space="preserve">    ISAKMP (Internet </w:t>
        </w:r>
        <w:proofErr w:type="spellStart"/>
        <w:r>
          <w:t>Security</w:t>
        </w:r>
        <w:proofErr w:type="spellEnd"/>
        <w:r>
          <w:t xml:space="preserve"> </w:t>
        </w:r>
        <w:proofErr w:type="spellStart"/>
        <w:r>
          <w:t>Association</w:t>
        </w:r>
        <w:proofErr w:type="spellEnd"/>
        <w:r>
          <w:t xml:space="preserve"> and Key Management </w:t>
        </w:r>
        <w:proofErr w:type="spellStart"/>
        <w:r>
          <w:t>Protocol</w:t>
        </w:r>
        <w:proofErr w:type="spellEnd"/>
        <w:r>
          <w:t>) politika beállítása a kulcsszerződés és a titkosítási algoritmusok meghatározásához.</w:t>
        </w:r>
      </w:ins>
    </w:p>
    <w:p w14:paraId="60C5B982" w14:textId="77777777" w:rsidR="00561615" w:rsidRDefault="00561615" w:rsidP="00561615">
      <w:pPr>
        <w:rPr>
          <w:ins w:id="27" w:author="Gergő Lócska" w:date="2024-05-13T23:19:00Z" w16du:dateUtc="2024-05-13T21:19:00Z"/>
        </w:rPr>
      </w:pPr>
      <w:ins w:id="28" w:author="Gergő Lócska" w:date="2024-05-13T23:19:00Z" w16du:dateUtc="2024-05-13T21:19:00Z">
        <w:r>
          <w:t xml:space="preserve">    Az ISAKMP kulcsok és az </w:t>
        </w:r>
        <w:proofErr w:type="spellStart"/>
        <w:r>
          <w:t>IPsec</w:t>
        </w:r>
        <w:proofErr w:type="spellEnd"/>
        <w:r>
          <w:t xml:space="preserve"> </w:t>
        </w:r>
        <w:proofErr w:type="spellStart"/>
        <w:r>
          <w:t>transformációs</w:t>
        </w:r>
        <w:proofErr w:type="spellEnd"/>
        <w:r>
          <w:t xml:space="preserve"> készletek konfigurálása az </w:t>
        </w:r>
        <w:proofErr w:type="spellStart"/>
        <w:r>
          <w:t>autentikáció</w:t>
        </w:r>
        <w:proofErr w:type="spellEnd"/>
        <w:r>
          <w:t xml:space="preserve"> és a titkosítás számára.</w:t>
        </w:r>
      </w:ins>
    </w:p>
    <w:p w14:paraId="1C6A9B3A" w14:textId="77777777" w:rsidR="00561615" w:rsidRDefault="00561615" w:rsidP="00561615">
      <w:pPr>
        <w:rPr>
          <w:ins w:id="29" w:author="Gergő Lócska" w:date="2024-05-13T23:19:00Z" w16du:dateUtc="2024-05-13T21:19:00Z"/>
        </w:rPr>
      </w:pPr>
      <w:ins w:id="30" w:author="Gergő Lócska" w:date="2024-05-13T23:19:00Z" w16du:dateUtc="2024-05-13T21:19:00Z">
        <w:r>
          <w:t xml:space="preserve">    A kriptográfiai térképek beállítása az </w:t>
        </w:r>
        <w:proofErr w:type="spellStart"/>
        <w:r>
          <w:t>IPsec</w:t>
        </w:r>
        <w:proofErr w:type="spellEnd"/>
        <w:r>
          <w:t xml:space="preserve"> és ISAKMP konfigurációkhoz.</w:t>
        </w:r>
      </w:ins>
    </w:p>
    <w:p w14:paraId="40D1C23B" w14:textId="77777777" w:rsidR="00561615" w:rsidRDefault="00561615" w:rsidP="00561615">
      <w:pPr>
        <w:rPr>
          <w:ins w:id="31" w:author="Gergő Lócska" w:date="2024-05-13T23:19:00Z" w16du:dateUtc="2024-05-13T21:19:00Z"/>
        </w:rPr>
      </w:pPr>
    </w:p>
    <w:p w14:paraId="4A153A2F" w14:textId="77777777" w:rsidR="00561615" w:rsidRDefault="00561615" w:rsidP="00561615">
      <w:pPr>
        <w:rPr>
          <w:ins w:id="32" w:author="Gergő Lócska" w:date="2024-05-13T23:19:00Z" w16du:dateUtc="2024-05-13T21:19:00Z"/>
        </w:rPr>
      </w:pPr>
      <w:ins w:id="33" w:author="Gergő Lócska" w:date="2024-05-13T23:19:00Z" w16du:dateUtc="2024-05-13T21:19:00Z">
        <w:r>
          <w:t>4.2 Biztonsági Aspektusok</w:t>
        </w:r>
      </w:ins>
    </w:p>
    <w:p w14:paraId="2B65F45E" w14:textId="77777777" w:rsidR="00561615" w:rsidRDefault="00561615" w:rsidP="00561615">
      <w:pPr>
        <w:rPr>
          <w:ins w:id="34" w:author="Gergő Lócska" w:date="2024-05-13T23:19:00Z" w16du:dateUtc="2024-05-13T21:19:00Z"/>
        </w:rPr>
      </w:pPr>
    </w:p>
    <w:p w14:paraId="015C8515" w14:textId="77777777" w:rsidR="00561615" w:rsidRDefault="00561615" w:rsidP="00561615">
      <w:pPr>
        <w:rPr>
          <w:ins w:id="35" w:author="Gergő Lócska" w:date="2024-05-13T23:19:00Z" w16du:dateUtc="2024-05-13T21:19:00Z"/>
        </w:rPr>
      </w:pPr>
      <w:ins w:id="36" w:author="Gergő Lócska" w:date="2024-05-13T23:19:00Z" w16du:dateUtc="2024-05-13T21:19:00Z">
        <w:r>
          <w:t>A rendszerterv kiemelten foglalkozik a VPN konfiguráció biztonsági részleteivel. Ezek a következők:</w:t>
        </w:r>
      </w:ins>
    </w:p>
    <w:p w14:paraId="556A1C51" w14:textId="77777777" w:rsidR="00561615" w:rsidRDefault="00561615" w:rsidP="00561615">
      <w:pPr>
        <w:rPr>
          <w:ins w:id="37" w:author="Gergő Lócska" w:date="2024-05-13T23:19:00Z" w16du:dateUtc="2024-05-13T21:19:00Z"/>
        </w:rPr>
      </w:pPr>
    </w:p>
    <w:p w14:paraId="62CD3747" w14:textId="77777777" w:rsidR="00561615" w:rsidRDefault="00561615" w:rsidP="00561615">
      <w:pPr>
        <w:rPr>
          <w:ins w:id="38" w:author="Gergő Lócska" w:date="2024-05-13T23:19:00Z" w16du:dateUtc="2024-05-13T21:19:00Z"/>
        </w:rPr>
      </w:pPr>
      <w:ins w:id="39" w:author="Gergő Lócska" w:date="2024-05-13T23:19:00Z" w16du:dateUtc="2024-05-13T21:19:00Z">
        <w:r>
          <w:t xml:space="preserve">    Titkosítás: Az AES 256-bites titkosítás és az SHA algoritmusok használata adataink védelme érdekében.</w:t>
        </w:r>
      </w:ins>
    </w:p>
    <w:p w14:paraId="75CE7AA7" w14:textId="77777777" w:rsidR="00561615" w:rsidRDefault="00561615" w:rsidP="00561615">
      <w:pPr>
        <w:rPr>
          <w:ins w:id="40" w:author="Gergő Lócska" w:date="2024-05-13T23:19:00Z" w16du:dateUtc="2024-05-13T21:19:00Z"/>
        </w:rPr>
      </w:pPr>
      <w:ins w:id="41" w:author="Gergő Lócska" w:date="2024-05-13T23:19:00Z" w16du:dateUtc="2024-05-13T21:19:00Z">
        <w:r>
          <w:t xml:space="preserve">    Előosztott kulcsok: Az előosztott kulcsok biztosítják az </w:t>
        </w:r>
        <w:proofErr w:type="spellStart"/>
        <w:r>
          <w:t>autentikációt</w:t>
        </w:r>
        <w:proofErr w:type="spellEnd"/>
        <w:r>
          <w:t xml:space="preserve"> és az adatok titkosítását a VPN kapcsolatokban.</w:t>
        </w:r>
      </w:ins>
    </w:p>
    <w:p w14:paraId="0D444D09" w14:textId="77777777" w:rsidR="00561615" w:rsidRDefault="00561615" w:rsidP="00561615">
      <w:pPr>
        <w:rPr>
          <w:ins w:id="42" w:author="Gergő Lócska" w:date="2024-05-13T23:19:00Z" w16du:dateUtc="2024-05-13T21:19:00Z"/>
        </w:rPr>
      </w:pPr>
      <w:ins w:id="43" w:author="Gergő Lócska" w:date="2024-05-13T23:19:00Z" w16du:dateUtc="2024-05-13T21:19:00Z">
        <w:r>
          <w:lastRenderedPageBreak/>
          <w:t xml:space="preserve">    Access-</w:t>
        </w:r>
        <w:proofErr w:type="spellStart"/>
        <w:r>
          <w:t>listek</w:t>
        </w:r>
        <w:proofErr w:type="spellEnd"/>
        <w:r>
          <w:t xml:space="preserve">: Az </w:t>
        </w:r>
        <w:proofErr w:type="spellStart"/>
        <w:r>
          <w:t>access-listek</w:t>
        </w:r>
        <w:proofErr w:type="spellEnd"/>
        <w:r>
          <w:t xml:space="preserve"> pontosan meghatározzák, hogy mely IP-címek és portok kommunikálhatnak egymással, ezáltal minimalizálva a támadási felületet.</w:t>
        </w:r>
      </w:ins>
    </w:p>
    <w:p w14:paraId="104C0932" w14:textId="77777777" w:rsidR="00561615" w:rsidRDefault="00561615" w:rsidP="00561615">
      <w:pPr>
        <w:rPr>
          <w:ins w:id="44" w:author="Gergő Lócska" w:date="2024-05-13T23:19:00Z" w16du:dateUtc="2024-05-13T21:19:00Z"/>
        </w:rPr>
      </w:pPr>
      <w:ins w:id="45" w:author="Gergő Lócska" w:date="2024-05-13T23:19:00Z" w16du:dateUtc="2024-05-13T21:19:00Z">
        <w:r>
          <w:t xml:space="preserve">    </w:t>
        </w:r>
        <w:proofErr w:type="spellStart"/>
        <w:r>
          <w:t>IPsec</w:t>
        </w:r>
        <w:proofErr w:type="spellEnd"/>
        <w:r>
          <w:t xml:space="preserve"> </w:t>
        </w:r>
        <w:proofErr w:type="spellStart"/>
        <w:r>
          <w:t>transformációs</w:t>
        </w:r>
        <w:proofErr w:type="spellEnd"/>
        <w:r>
          <w:t xml:space="preserve"> készlet: Az </w:t>
        </w:r>
        <w:proofErr w:type="spellStart"/>
        <w:r>
          <w:t>IPsec</w:t>
        </w:r>
        <w:proofErr w:type="spellEnd"/>
        <w:r>
          <w:t xml:space="preserve"> </w:t>
        </w:r>
        <w:proofErr w:type="spellStart"/>
        <w:r>
          <w:t>transformációs</w:t>
        </w:r>
        <w:proofErr w:type="spellEnd"/>
        <w:r>
          <w:t xml:space="preserve"> készlet biztosítja az adatok titkosítását és integritásának ellenőrzését az adatátvitel során.</w:t>
        </w:r>
      </w:ins>
    </w:p>
    <w:p w14:paraId="50097C1C" w14:textId="77777777" w:rsidR="00561615" w:rsidRDefault="00561615" w:rsidP="00561615">
      <w:pPr>
        <w:rPr>
          <w:ins w:id="46" w:author="Gergő Lócska" w:date="2024-05-13T23:19:00Z" w16du:dateUtc="2024-05-13T21:19:00Z"/>
        </w:rPr>
      </w:pPr>
    </w:p>
    <w:p w14:paraId="16EB19D0" w14:textId="77777777" w:rsidR="00561615" w:rsidRDefault="00561615" w:rsidP="00561615">
      <w:pPr>
        <w:rPr>
          <w:ins w:id="47" w:author="Gergő Lócska" w:date="2024-05-13T23:19:00Z" w16du:dateUtc="2024-05-13T21:19:00Z"/>
        </w:rPr>
      </w:pPr>
      <w:ins w:id="48" w:author="Gergő Lócska" w:date="2024-05-13T23:19:00Z" w16du:dateUtc="2024-05-13T21:19:00Z">
        <w:r>
          <w:t>4.3 Előnyök</w:t>
        </w:r>
      </w:ins>
    </w:p>
    <w:p w14:paraId="5449F9A8" w14:textId="77777777" w:rsidR="00561615" w:rsidRDefault="00561615" w:rsidP="00561615">
      <w:pPr>
        <w:rPr>
          <w:ins w:id="49" w:author="Gergő Lócska" w:date="2024-05-13T23:19:00Z" w16du:dateUtc="2024-05-13T21:19:00Z"/>
        </w:rPr>
      </w:pPr>
    </w:p>
    <w:p w14:paraId="34FB8B9B" w14:textId="77777777" w:rsidR="00561615" w:rsidRDefault="00561615" w:rsidP="00561615">
      <w:pPr>
        <w:rPr>
          <w:ins w:id="50" w:author="Gergő Lócska" w:date="2024-05-13T23:19:00Z" w16du:dateUtc="2024-05-13T21:19:00Z"/>
        </w:rPr>
      </w:pPr>
      <w:ins w:id="51" w:author="Gergő Lócska" w:date="2024-05-13T23:19:00Z" w16du:dateUtc="2024-05-13T21:19:00Z">
        <w:r>
          <w:t>A VPN konfiguráció és implementáció számos előnnyel jár mindkét szervezet számára:</w:t>
        </w:r>
      </w:ins>
    </w:p>
    <w:p w14:paraId="31279087" w14:textId="77777777" w:rsidR="00561615" w:rsidRDefault="00561615" w:rsidP="00561615">
      <w:pPr>
        <w:rPr>
          <w:ins w:id="52" w:author="Gergő Lócska" w:date="2024-05-13T23:19:00Z" w16du:dateUtc="2024-05-13T21:19:00Z"/>
        </w:rPr>
      </w:pPr>
    </w:p>
    <w:p w14:paraId="55E04F00" w14:textId="77777777" w:rsidR="00561615" w:rsidRDefault="00561615" w:rsidP="00561615">
      <w:pPr>
        <w:rPr>
          <w:ins w:id="53" w:author="Gergő Lócska" w:date="2024-05-13T23:19:00Z" w16du:dateUtc="2024-05-13T21:19:00Z"/>
        </w:rPr>
      </w:pPr>
      <w:ins w:id="54" w:author="Gergő Lócska" w:date="2024-05-13T23:19:00Z" w16du:dateUtc="2024-05-13T21:19:00Z">
        <w:r>
          <w:t xml:space="preserve">    Biztonság: A VPN egy biztonságos csatornát biztosít a két belső hálózat közötti kommunikációhoz, minimalizálva a külső fenyegetéseket és a bizalmas adatok illetéktelen hozzáférését.</w:t>
        </w:r>
      </w:ins>
    </w:p>
    <w:p w14:paraId="1943A98A" w14:textId="77777777" w:rsidR="00561615" w:rsidRDefault="00561615" w:rsidP="00561615">
      <w:pPr>
        <w:rPr>
          <w:ins w:id="55" w:author="Gergő Lócska" w:date="2024-05-13T23:19:00Z" w16du:dateUtc="2024-05-13T21:19:00Z"/>
        </w:rPr>
      </w:pPr>
      <w:ins w:id="56" w:author="Gergő Lócska" w:date="2024-05-13T23:19:00Z" w16du:dateUtc="2024-05-13T21:19:00Z">
        <w:r>
          <w:t xml:space="preserve">    Költségcsökkentés: A VPN lehetővé teszi a két szervezet számára, hogy közös erőforrásokat használjanak, csökkentve a hálózati infrastruktúra költségeit.</w:t>
        </w:r>
      </w:ins>
    </w:p>
    <w:p w14:paraId="53CBD43F" w14:textId="77777777" w:rsidR="00561615" w:rsidRDefault="00561615" w:rsidP="00561615">
      <w:pPr>
        <w:rPr>
          <w:ins w:id="57" w:author="Gergő Lócska" w:date="2024-05-13T23:19:00Z" w16du:dateUtc="2024-05-13T21:19:00Z"/>
        </w:rPr>
      </w:pPr>
      <w:ins w:id="58" w:author="Gergő Lócska" w:date="2024-05-13T23:19:00Z" w16du:dateUtc="2024-05-13T21:19:00Z">
        <w:r>
          <w:t xml:space="preserve">    Rugalmas hozzáférés: A VPN lehetővé teszi a munkavállalók számára, hogy távolról is hozzáférjenek a belső erőforrásokhoz, növelve ezzel a munkavégzés rugalmasságát és hatékonyságát.</w:t>
        </w:r>
      </w:ins>
    </w:p>
    <w:p w14:paraId="4D9A48CE" w14:textId="77777777" w:rsidR="00561615" w:rsidRDefault="00561615" w:rsidP="00561615">
      <w:pPr>
        <w:rPr>
          <w:ins w:id="59" w:author="Gergő Lócska" w:date="2024-05-13T23:19:00Z" w16du:dateUtc="2024-05-13T21:19:00Z"/>
        </w:rPr>
      </w:pPr>
    </w:p>
    <w:p w14:paraId="23C39A2B" w14:textId="32E7F176" w:rsidR="003215D0" w:rsidRDefault="00561615" w:rsidP="00561615">
      <w:ins w:id="60" w:author="Gergő Lócska" w:date="2024-05-13T23:19:00Z" w16du:dateUtc="2024-05-13T21:19:00Z">
        <w:r>
          <w:t>A VPN konfiguráció és implementáció megfelelő végrehajtása alapvető fontosságú a szervezetek belső hálózatai közötti biztonságos és hatékony kommunikációhoz. A rendszerterv részletesen dokumentálja a konfigurációt, kiemelve annak biztonsági részleteit és előnyeit.</w:t>
        </w:r>
      </w:ins>
    </w:p>
    <w:p w14:paraId="2FC26069" w14:textId="46FBF168" w:rsidR="003215D0" w:rsidRDefault="003215D0" w:rsidP="003215D0">
      <w:pPr>
        <w:pStyle w:val="Cmsor1"/>
      </w:pPr>
      <w:bookmarkStart w:id="61" w:name="_Toc166531872"/>
      <w:r>
        <w:lastRenderedPageBreak/>
        <w:t>ASA</w:t>
      </w:r>
      <w:bookmarkEnd w:id="61"/>
      <w:ins w:id="62" w:author="Gergő Lócska" w:date="2024-05-13T22:37:00Z" w16du:dateUtc="2024-05-13T20:37:00Z">
        <w:r w:rsidR="006B0614">
          <w:t xml:space="preserve"> - Gergő</w:t>
        </w:r>
      </w:ins>
    </w:p>
    <w:p w14:paraId="4F182535" w14:textId="3CD90F95" w:rsidR="00DC6FAF" w:rsidRDefault="00DC6FAF" w:rsidP="003215D0">
      <w:pPr>
        <w:pStyle w:val="Cmsor1"/>
        <w:rPr>
          <w:ins w:id="63" w:author="Gergő Lócska" w:date="2024-05-13T22:34:00Z" w16du:dateUtc="2024-05-13T20:34:00Z"/>
        </w:rPr>
      </w:pPr>
      <w:bookmarkStart w:id="64" w:name="_Toc166531873"/>
      <w:ins w:id="65" w:author="Gergő Lócska" w:date="2024-05-13T22:34:00Z" w16du:dateUtc="2024-05-13T20:34:00Z">
        <w:r>
          <w:lastRenderedPageBreak/>
          <w:t>Forgalomirányítón megvalósított biztonsági funkciók</w:t>
        </w:r>
      </w:ins>
      <w:bookmarkStart w:id="66" w:name="_Toc166531874"/>
      <w:bookmarkEnd w:id="64"/>
      <w:ins w:id="67" w:author="Gergő Lócska" w:date="2024-05-13T22:35:00Z" w16du:dateUtc="2024-05-13T20:35:00Z">
        <w:r w:rsidR="006B0614">
          <w:t xml:space="preserve"> - Tibor</w:t>
        </w:r>
      </w:ins>
    </w:p>
    <w:p w14:paraId="509C7B44" w14:textId="516D614D" w:rsidR="003215D0" w:rsidRPr="003215D0" w:rsidRDefault="003215D0" w:rsidP="003215D0">
      <w:pPr>
        <w:pStyle w:val="Cmsor1"/>
      </w:pPr>
      <w:r>
        <w:lastRenderedPageBreak/>
        <w:t>Vezeték nélküli hálózat</w:t>
      </w:r>
      <w:bookmarkEnd w:id="66"/>
      <w:ins w:id="68" w:author="Gergő Lócska" w:date="2024-05-13T22:35:00Z" w16du:dateUtc="2024-05-13T20:35:00Z">
        <w:r w:rsidR="006B0614">
          <w:t xml:space="preserve"> - Tibor</w:t>
        </w:r>
      </w:ins>
    </w:p>
    <w:p w14:paraId="17E49DC6" w14:textId="77777777" w:rsidR="003215D0" w:rsidRPr="003215D0" w:rsidRDefault="003215D0" w:rsidP="00335889"/>
    <w:p w14:paraId="7EE57939" w14:textId="77777777" w:rsidR="003215D0" w:rsidRPr="003215D0" w:rsidRDefault="003215D0" w:rsidP="00335889"/>
    <w:p w14:paraId="1619DCF1" w14:textId="00EC4721" w:rsidR="001E565F" w:rsidRDefault="004F2846" w:rsidP="00724515">
      <w:pPr>
        <w:pStyle w:val="Cmsor1"/>
      </w:pPr>
      <w:bookmarkStart w:id="69" w:name="_Toc166531875"/>
      <w:r>
        <w:lastRenderedPageBreak/>
        <w:t>Windows szerver konfigurálása</w:t>
      </w:r>
      <w:bookmarkEnd w:id="69"/>
    </w:p>
    <w:p w14:paraId="793DB528" w14:textId="15516385" w:rsidR="00FD63A7" w:rsidRPr="00FD63A7" w:rsidRDefault="00FD63A7" w:rsidP="00724515">
      <w:pPr>
        <w:pStyle w:val="Cmsor2"/>
        <w:numPr>
          <w:ilvl w:val="1"/>
          <w:numId w:val="15"/>
        </w:numPr>
      </w:pPr>
      <w:bookmarkStart w:id="70" w:name="_Toc166531876"/>
      <w:r w:rsidRPr="00FD63A7">
        <w:t>DHCP</w:t>
      </w:r>
      <w:bookmarkEnd w:id="70"/>
    </w:p>
    <w:p w14:paraId="4F5BB4CB" w14:textId="77777777" w:rsidR="004F2846" w:rsidRDefault="004F2846">
      <w:r>
        <w:t>A Windows</w:t>
      </w:r>
      <w:r w:rsidR="00BE41A4">
        <w:t xml:space="preserve"> </w:t>
      </w:r>
      <w:r>
        <w:t xml:space="preserve">Server 2016-os operációs rendszerre DHCP szolgáltatást telepítettünk. Beállításai alapján a </w:t>
      </w:r>
      <w:proofErr w:type="spellStart"/>
      <w:r w:rsidR="00B547D7">
        <w:t>Gyor_B</w:t>
      </w:r>
      <w:proofErr w:type="spellEnd"/>
      <w:r w:rsidR="00AE58B1">
        <w:t xml:space="preserve"> területnek a</w:t>
      </w:r>
      <w:r w:rsidR="00B547D7">
        <w:t xml:space="preserve"> </w:t>
      </w:r>
      <w:r>
        <w:t>192.168.1.</w:t>
      </w:r>
      <w:r w:rsidR="00AE58B1">
        <w:t>32</w:t>
      </w:r>
      <w:r>
        <w:t>/</w:t>
      </w:r>
      <w:r w:rsidR="00B547D7">
        <w:t xml:space="preserve">27 </w:t>
      </w:r>
      <w:r w:rsidR="00AE58B1">
        <w:t>hálózat</w:t>
      </w:r>
      <w:r w:rsidR="00B547D7">
        <w:t>szegmens</w:t>
      </w:r>
      <w:r w:rsidR="00AE58B1">
        <w:t xml:space="preserve">ből szolgáltat IP címet. Az alábbi képen jól látható, hogy a Windows10 kliens a 192.168.1.37-es IP címet kapta a megfelelő 192.168.1.33-as átjáró IP címével. </w:t>
      </w:r>
      <w:r w:rsidR="00BE41A4">
        <w:t>Ennek megfelelően a bérlet is megjelent a szerver felügyeleti konzolján.</w:t>
      </w:r>
    </w:p>
    <w:p w14:paraId="0C33B3EE" w14:textId="77777777" w:rsidR="004F2846" w:rsidRDefault="00AE58B1">
      <w:r>
        <w:rPr>
          <w:noProof/>
        </w:rPr>
        <w:drawing>
          <wp:inline distT="0" distB="0" distL="0" distR="0" wp14:anchorId="0FCD858A" wp14:editId="5A88A738">
            <wp:extent cx="5759450" cy="3100605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3"/>
                    <a:stretch/>
                  </pic:blipFill>
                  <pic:spPr bwMode="auto">
                    <a:xfrm>
                      <a:off x="0" y="0"/>
                      <a:ext cx="5759591" cy="310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A5F51" w14:textId="3517ADE8" w:rsidR="0020047D" w:rsidRDefault="008F6B7C" w:rsidP="00724515">
      <w:pPr>
        <w:pStyle w:val="Cmsor2"/>
        <w:numPr>
          <w:ilvl w:val="1"/>
          <w:numId w:val="15"/>
        </w:numPr>
      </w:pPr>
      <w:bookmarkStart w:id="71" w:name="_Toc166531877"/>
      <w:r>
        <w:t>Active Directory beállítása</w:t>
      </w:r>
      <w:bookmarkEnd w:id="71"/>
    </w:p>
    <w:p w14:paraId="7577868E" w14:textId="4D8F4040" w:rsidR="008F6B7C" w:rsidRDefault="008F6B7C">
      <w:r>
        <w:t>A megfelelő IP  cím kiosztása után a klienst a szerveren létrehozott AD-</w:t>
      </w:r>
      <w:proofErr w:type="spellStart"/>
      <w:r>
        <w:t>ba</w:t>
      </w:r>
      <w:proofErr w:type="spellEnd"/>
      <w:r>
        <w:t xml:space="preserve"> léptettük. A kép jobb oldali, szerver képernyőképen jól látszik, hogy fut a DNS szolgáltatás,</w:t>
      </w:r>
      <w:r w:rsidR="00111038">
        <w:t xml:space="preserve"> </w:t>
      </w:r>
      <w:r>
        <w:t>ami nélkül az AD nem lát</w:t>
      </w:r>
      <w:r w:rsidR="00111038">
        <w:t>ná</w:t>
      </w:r>
      <w:r>
        <w:t xml:space="preserve"> el a feladatát, illetve felül látszik, hogy létre lett hozva egy tartomány </w:t>
      </w:r>
      <w:r w:rsidRPr="008F6B7C">
        <w:rPr>
          <w:b/>
          <w:i/>
        </w:rPr>
        <w:t>Gyor.Server0</w:t>
      </w:r>
      <w:r>
        <w:t xml:space="preserve"> néven. A kliensen az alapértelmezett </w:t>
      </w:r>
      <w:proofErr w:type="spellStart"/>
      <w:r>
        <w:t>Workgroup</w:t>
      </w:r>
      <w:proofErr w:type="spellEnd"/>
      <w:r>
        <w:t xml:space="preserve"> </w:t>
      </w:r>
      <w:proofErr w:type="spellStart"/>
      <w:r>
        <w:t>mukacsoportból</w:t>
      </w:r>
      <w:proofErr w:type="spellEnd"/>
      <w:r>
        <w:t xml:space="preserve"> kezdeményeztük a gép  </w:t>
      </w:r>
      <w:r>
        <w:lastRenderedPageBreak/>
        <w:t xml:space="preserve">tartományba léptetését a tartomány pontos nevének megadásával.  </w:t>
      </w:r>
      <w:r>
        <w:rPr>
          <w:noProof/>
        </w:rPr>
        <w:drawing>
          <wp:inline distT="0" distB="0" distL="0" distR="0" wp14:anchorId="4783F000" wp14:editId="2B9B15FB">
            <wp:extent cx="5748655" cy="3123565"/>
            <wp:effectExtent l="0" t="0" r="4445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F784" w14:textId="157850A2" w:rsidR="00E62381" w:rsidRDefault="008F6B7C">
      <w:r>
        <w:t>A tartományvezérlő a kérelemre egy olyan felhasználó nevét és jelszavát kéri be, akinek joga van a beléptetést végrehajtani. Ha ezt megkapta</w:t>
      </w:r>
      <w:r w:rsidR="00E25772">
        <w:t xml:space="preserve"> egy üdvözlő ablakkal rögzíti a belépés tényét, majd újraindítás után már lehetőség van akár egy az AD-n létrehozott felhasználóval is belépni.</w:t>
      </w:r>
    </w:p>
    <w:p w14:paraId="0031353C" w14:textId="77777777" w:rsidR="00E62381" w:rsidRDefault="00E25772" w:rsidP="00E62381">
      <w:r>
        <w:rPr>
          <w:noProof/>
        </w:rPr>
        <w:drawing>
          <wp:inline distT="0" distB="0" distL="0" distR="0" wp14:anchorId="77A6F9D3" wp14:editId="5BCB03F8">
            <wp:extent cx="5748655" cy="3123565"/>
            <wp:effectExtent l="0" t="0" r="4445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EDB3" w14:textId="41ADB2F7" w:rsidR="0042726C" w:rsidRDefault="0042726C" w:rsidP="00E62381">
      <w:pPr>
        <w:rPr>
          <w:noProof/>
        </w:rPr>
      </w:pPr>
      <w:r>
        <w:t>Belépés után - az Iroda szervezeti egység tagjaként - Példa Ottó nevű felhasználónk a számára beállított megosztott meghajtót az egyszerűség kedvéért "</w:t>
      </w:r>
      <w:r w:rsidRPr="0042726C">
        <w:rPr>
          <w:i/>
        </w:rPr>
        <w:t>Z: megh</w:t>
      </w:r>
      <w:r w:rsidRPr="0042726C">
        <w:t>ajtó</w:t>
      </w:r>
      <w:r w:rsidR="00111038">
        <w:t>”-</w:t>
      </w:r>
      <w:r w:rsidRPr="0042726C">
        <w:t>ként</w:t>
      </w:r>
      <w:r>
        <w:t xml:space="preserve"> felcsatolva sikeresen eléri.</w:t>
      </w:r>
    </w:p>
    <w:p w14:paraId="2F52E0FE" w14:textId="77777777" w:rsidR="0042726C" w:rsidRDefault="0042726C" w:rsidP="00E62381">
      <w:r>
        <w:rPr>
          <w:noProof/>
        </w:rPr>
        <w:lastRenderedPageBreak/>
        <w:drawing>
          <wp:inline distT="0" distB="0" distL="0" distR="0" wp14:anchorId="166425BA" wp14:editId="1B0801E0">
            <wp:extent cx="5745703" cy="2343367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6" b="10935"/>
                    <a:stretch/>
                  </pic:blipFill>
                  <pic:spPr bwMode="auto">
                    <a:xfrm>
                      <a:off x="0" y="0"/>
                      <a:ext cx="5746750" cy="234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0F5D8" w14:textId="15385DD4" w:rsidR="00ED1498" w:rsidRDefault="00ED1498" w:rsidP="00E62381">
      <w:r>
        <w:t xml:space="preserve">Csoportházirend átgondolt beállításaival az egyes szervezeti egységek, így azok tagjai  a felhasználók, hálózaton illetve az egyes végponti gépeken alkalmazott jogai, lehetőségei jól szabályozhatók. Óriási előnye, hogy ennek menedzselését a rendszergazda vagy az erre a feladatra jogosultságokkal ellátott személy, központosított módon láthatja el. A felhasználó számára </w:t>
      </w:r>
      <w:r w:rsidR="006614C5">
        <w:t>i</w:t>
      </w:r>
      <w:r>
        <w:t>s előnyökkel járhat. Épületen belül</w:t>
      </w:r>
      <w:r w:rsidR="006614C5">
        <w:t xml:space="preserve"> a különböző gépeken belépve, az azonosítása után akár mindig ugyanaz a munkakörnyezet fogadhatja, így növelve a kényelmét és a hatékonyságát.</w:t>
      </w:r>
    </w:p>
    <w:p w14:paraId="198E46F8" w14:textId="7BE7DB32" w:rsidR="0042726C" w:rsidRDefault="0042726C" w:rsidP="00E62381">
      <w:pPr>
        <w:rPr>
          <w:noProof/>
        </w:rPr>
      </w:pPr>
      <w:r>
        <w:t>A szerveren megosztott nyomtatási szolgáltatás is fut. A kliens megtalálta és telepítette is a szerveren található és az AD által terjesztett Canon nyomtatót.</w:t>
      </w:r>
    </w:p>
    <w:p w14:paraId="024551A5" w14:textId="3E85F958" w:rsidR="0042726C" w:rsidRDefault="0042726C" w:rsidP="00E62381">
      <w:r>
        <w:rPr>
          <w:noProof/>
        </w:rPr>
        <w:drawing>
          <wp:inline distT="0" distB="0" distL="0" distR="0" wp14:anchorId="1D3CB5C9" wp14:editId="3D169778">
            <wp:extent cx="5745559" cy="2378019"/>
            <wp:effectExtent l="0" t="0" r="762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0" b="10749"/>
                    <a:stretch/>
                  </pic:blipFill>
                  <pic:spPr bwMode="auto">
                    <a:xfrm>
                      <a:off x="0" y="0"/>
                      <a:ext cx="5746750" cy="237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B73F2" w14:textId="7BE0D8BE" w:rsidR="00ED1498" w:rsidRDefault="00ED1498" w:rsidP="00E62381">
      <w:r>
        <w:t>További beállításokkal finomíthatók a felhasználó nyomtatásra vonatkozó jogai.</w:t>
      </w:r>
    </w:p>
    <w:p w14:paraId="3859C73C" w14:textId="284254F9" w:rsidR="00E50412" w:rsidRDefault="005944C9" w:rsidP="00724515">
      <w:pPr>
        <w:pStyle w:val="Cmsor2"/>
        <w:numPr>
          <w:ilvl w:val="1"/>
          <w:numId w:val="15"/>
        </w:numPr>
        <w:ind w:left="578" w:hanging="578"/>
      </w:pPr>
      <w:bookmarkStart w:id="72" w:name="_Toc166531878"/>
      <w:r>
        <w:t>Biztonsági mentés</w:t>
      </w:r>
      <w:bookmarkEnd w:id="72"/>
    </w:p>
    <w:p w14:paraId="13C2AFF3" w14:textId="0236AB9A" w:rsidR="005944C9" w:rsidRDefault="005944C9" w:rsidP="005944C9">
      <w:pPr>
        <w:rPr>
          <w:noProof/>
        </w:rPr>
      </w:pPr>
      <w:r>
        <w:rPr>
          <w:noProof/>
        </w:rPr>
        <w:t>A</w:t>
      </w:r>
      <w:r w:rsidRPr="005944C9">
        <w:rPr>
          <w:noProof/>
        </w:rPr>
        <w:t xml:space="preserve"> kiszolgáló biztonsági mentése elengedhetetlen a fontos adatok elvesztésének megakadályozása érdekében. Az időszakos biztonsági mentések konfigurálása lehetővé teszi a </w:t>
      </w:r>
      <w:r w:rsidRPr="005944C9">
        <w:rPr>
          <w:noProof/>
        </w:rPr>
        <w:lastRenderedPageBreak/>
        <w:t>rendszer visszaállítását olyan váratlan események előfordulása esetén, mint például a hardverösszetevők meghibásodása, a rendszer helytelen konfigurálása vagy vírusok jelenléte.</w:t>
      </w:r>
    </w:p>
    <w:p w14:paraId="0661DC89" w14:textId="353008F6" w:rsidR="005944C9" w:rsidRDefault="005944C9" w:rsidP="005944C9">
      <w:pPr>
        <w:rPr>
          <w:noProof/>
        </w:rPr>
      </w:pPr>
      <w:r>
        <w:rPr>
          <w:noProof/>
        </w:rPr>
        <w:t>A windows Servernek beépített megoldása van erre, amelyet hozzá lehet adni a szolgáltatásokhoz. A mentések automatizálásával és megfelelő ütemezéssel igyekeznünk kell a kár minimalizálására. Rendkívül fontos átgondolnunk a mentések tárolásának módját és helyét és begyakorolni a visszaállítás módját annak sikerességének ellenőrzésével.</w:t>
      </w:r>
    </w:p>
    <w:p w14:paraId="0ED483F0" w14:textId="6E83ACE4" w:rsidR="005944C9" w:rsidRDefault="005944C9" w:rsidP="005944C9">
      <w:pPr>
        <w:rPr>
          <w:noProof/>
        </w:rPr>
      </w:pPr>
      <w:r>
        <w:rPr>
          <w:noProof/>
        </w:rPr>
        <w:drawing>
          <wp:inline distT="0" distB="0" distL="0" distR="0" wp14:anchorId="546661A7" wp14:editId="3501E387">
            <wp:extent cx="5743575" cy="3228975"/>
            <wp:effectExtent l="0" t="0" r="952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2DA7" w14:textId="78882CC0" w:rsidR="00E62381" w:rsidRDefault="00E50412" w:rsidP="00724515">
      <w:pPr>
        <w:pStyle w:val="Cmsor1"/>
      </w:pPr>
      <w:bookmarkStart w:id="73" w:name="_Toc166531879"/>
      <w:r>
        <w:lastRenderedPageBreak/>
        <w:t>Linux szerver konfigurálása</w:t>
      </w:r>
      <w:bookmarkEnd w:id="73"/>
    </w:p>
    <w:p w14:paraId="310D3CE1" w14:textId="5ED1C342" w:rsidR="00E50412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74" w:name="_Toc166531880"/>
      <w:r>
        <w:t>Telepítés</w:t>
      </w:r>
      <w:bookmarkEnd w:id="74"/>
    </w:p>
    <w:p w14:paraId="710A4B05" w14:textId="77777777" w:rsidR="00E50412" w:rsidRDefault="00E50412" w:rsidP="00041D13">
      <w:r>
        <w:t xml:space="preserve">A </w:t>
      </w:r>
      <w:proofErr w:type="spellStart"/>
      <w:r>
        <w:t>linux</w:t>
      </w:r>
      <w:proofErr w:type="spellEnd"/>
      <w:r>
        <w:t xml:space="preserve"> szerver a soproni telephelyen üzemel. A telepítés után a Sopron-</w:t>
      </w:r>
      <w:proofErr w:type="spellStart"/>
      <w:r>
        <w:t>linux</w:t>
      </w:r>
      <w:proofErr w:type="spellEnd"/>
      <w:r>
        <w:t xml:space="preserve"> nevet és statikusan beállított IP címet (192.168.0.138/30) kapott. Számos szolgáltatás fut rajta.</w:t>
      </w:r>
    </w:p>
    <w:p w14:paraId="32ED0444" w14:textId="77777777" w:rsidR="00451E26" w:rsidRDefault="00E50412" w:rsidP="00E50412">
      <w:r>
        <w:t>DNS</w:t>
      </w:r>
      <w:r w:rsidR="00451E26">
        <w:t xml:space="preserve">, </w:t>
      </w:r>
      <w:proofErr w:type="spellStart"/>
      <w:r w:rsidR="00451E26">
        <w:t>Apache</w:t>
      </w:r>
      <w:proofErr w:type="spellEnd"/>
      <w:r w:rsidR="00451E26">
        <w:t>, SSH, FTP, Samba</w:t>
      </w:r>
    </w:p>
    <w:p w14:paraId="49C96B83" w14:textId="77777777" w:rsidR="00E50412" w:rsidRDefault="00E50412" w:rsidP="00E50412">
      <w:pPr>
        <w:rPr>
          <w:noProof/>
        </w:rPr>
      </w:pPr>
      <w:r>
        <w:rPr>
          <w:noProof/>
        </w:rPr>
        <w:drawing>
          <wp:inline distT="0" distB="0" distL="0" distR="0" wp14:anchorId="26BD99F5" wp14:editId="2871E8EF">
            <wp:extent cx="3159659" cy="2369744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88" cy="239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F52EFD3" wp14:editId="0BC768F1">
            <wp:extent cx="2520000" cy="235059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42" b="46822"/>
                    <a:stretch/>
                  </pic:blipFill>
                  <pic:spPr bwMode="auto">
                    <a:xfrm>
                      <a:off x="0" y="0"/>
                      <a:ext cx="2520000" cy="23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7DDD4" w14:textId="77777777" w:rsidR="006316A7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75" w:name="_Toc166531881"/>
      <w:r>
        <w:t>DNS</w:t>
      </w:r>
      <w:bookmarkEnd w:id="75"/>
    </w:p>
    <w:p w14:paraId="07AABA02" w14:textId="6BE4C008" w:rsidR="00B61E33" w:rsidRDefault="00B61E33" w:rsidP="006316A7">
      <w:pPr>
        <w:rPr>
          <w:noProof/>
        </w:rPr>
      </w:pPr>
      <w:r>
        <w:rPr>
          <w:noProof/>
        </w:rPr>
        <w:t>BIND9 DNS szerver szolgáltatás fut rajta. A Windows 10 kliensről tesztelve a butor.loc nevet a Linux feloldja majd sikeres ping válaszokat küld.</w:t>
      </w:r>
    </w:p>
    <w:p w14:paraId="3BAEA130" w14:textId="77777777" w:rsidR="00B61E33" w:rsidRDefault="00B61E33" w:rsidP="00B61E33">
      <w:pPr>
        <w:rPr>
          <w:noProof/>
        </w:rPr>
      </w:pPr>
      <w:r>
        <w:rPr>
          <w:noProof/>
        </w:rPr>
        <w:drawing>
          <wp:inline distT="0" distB="0" distL="0" distR="0" wp14:anchorId="356A8CB3" wp14:editId="53A475D5">
            <wp:extent cx="5747385" cy="3122930"/>
            <wp:effectExtent l="0" t="0" r="5715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9102A" w14:textId="77777777" w:rsidR="006316A7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76" w:name="_Toc166531882"/>
      <w:r>
        <w:t>SSH</w:t>
      </w:r>
      <w:bookmarkEnd w:id="76"/>
    </w:p>
    <w:p w14:paraId="4F2E4D04" w14:textId="4204A2D6" w:rsidR="00405027" w:rsidRDefault="00405027" w:rsidP="00E50412">
      <w:pPr>
        <w:rPr>
          <w:noProof/>
        </w:rPr>
      </w:pPr>
      <w:r>
        <w:rPr>
          <w:noProof/>
        </w:rPr>
        <w:lastRenderedPageBreak/>
        <w:t xml:space="preserve">Egy távoli Windows 10 kliens gépről léptünk be SSH-val. Az azonosítás sikeres volt és a Promptban megjelent a Linux, majd </w:t>
      </w:r>
      <w:r w:rsidR="00B61E33">
        <w:rPr>
          <w:noProof/>
        </w:rPr>
        <w:t xml:space="preserve">ezután </w:t>
      </w:r>
      <w:r>
        <w:rPr>
          <w:noProof/>
        </w:rPr>
        <w:t xml:space="preserve">futatható volt </w:t>
      </w:r>
      <w:r w:rsidR="00B61E33">
        <w:rPr>
          <w:noProof/>
        </w:rPr>
        <w:t xml:space="preserve">akár </w:t>
      </w:r>
      <w:r>
        <w:rPr>
          <w:noProof/>
        </w:rPr>
        <w:t>az MC alkalmazás</w:t>
      </w:r>
      <w:r w:rsidR="00B61E33">
        <w:rPr>
          <w:noProof/>
        </w:rPr>
        <w:t xml:space="preserve"> is</w:t>
      </w:r>
      <w:r>
        <w:rPr>
          <w:noProof/>
        </w:rPr>
        <w:t>.</w:t>
      </w:r>
      <w:r w:rsidR="00940156">
        <w:rPr>
          <w:noProof/>
        </w:rPr>
        <w:t xml:space="preserve"> </w:t>
      </w:r>
      <w:r w:rsidR="00AD3219">
        <w:rPr>
          <w:noProof/>
        </w:rPr>
        <w:br/>
      </w:r>
      <w:r>
        <w:rPr>
          <w:noProof/>
        </w:rPr>
        <w:drawing>
          <wp:inline distT="0" distB="0" distL="0" distR="0" wp14:anchorId="7C119F9E" wp14:editId="4B2567D5">
            <wp:extent cx="5747385" cy="3122930"/>
            <wp:effectExtent l="0" t="0" r="5715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688C" w14:textId="5689A748" w:rsidR="006316A7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77" w:name="_Toc166531883"/>
      <w:r>
        <w:t>Samba</w:t>
      </w:r>
      <w:bookmarkEnd w:id="77"/>
    </w:p>
    <w:p w14:paraId="29C380A8" w14:textId="2B02AD86" w:rsidR="006316A7" w:rsidRDefault="006316A7" w:rsidP="006316A7">
      <w:pPr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Az Ubuntu és Windows számítógépek összekapcsolásának egyik legáltalánosabb módja a Samba beállítása fájlkiszolgálóként. Mi is ezt használtuk.</w:t>
      </w:r>
    </w:p>
    <w:p w14:paraId="20C7AFB2" w14:textId="7AFBCE62" w:rsidR="006316A7" w:rsidRDefault="006316A7" w:rsidP="006316A7">
      <w:r>
        <w:rPr>
          <w:noProof/>
        </w:rPr>
        <w:drawing>
          <wp:inline distT="0" distB="0" distL="0" distR="0" wp14:anchorId="34092DF1" wp14:editId="25B3BA38">
            <wp:extent cx="5753100" cy="31242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D4F52" w14:textId="76C2C9C5" w:rsidR="006316A7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78" w:name="_Toc166531884"/>
      <w:bookmarkStart w:id="79" w:name="_Hlk166531957"/>
      <w:r>
        <w:t>Apache</w:t>
      </w:r>
      <w:bookmarkEnd w:id="78"/>
    </w:p>
    <w:bookmarkEnd w:id="79"/>
    <w:p w14:paraId="6512937D" w14:textId="42138566" w:rsidR="00FE5D3C" w:rsidRDefault="006316A7">
      <w:r>
        <w:lastRenderedPageBreak/>
        <w:t>A</w:t>
      </w:r>
      <w:r w:rsidR="00111038">
        <w:t xml:space="preserve">z </w:t>
      </w:r>
      <w:proofErr w:type="spellStart"/>
      <w:r w:rsidR="00111038">
        <w:t>apache</w:t>
      </w:r>
      <w:proofErr w:type="spellEnd"/>
      <w:r w:rsidR="00111038">
        <w:t xml:space="preserve"> telepítése és aktiválása után</w:t>
      </w:r>
      <w:r w:rsidR="00AD3219">
        <w:t xml:space="preserve"> </w:t>
      </w:r>
      <w:r>
        <w:t>– a már működőképes SSH és a Samba segítségével -</w:t>
      </w:r>
      <w:r w:rsidR="00111038">
        <w:t xml:space="preserve"> az alapértelmezett mappába feltöltöttük az egyelőre  statikus intranetes információs oldal összetevőit, két </w:t>
      </w:r>
      <w:r w:rsidR="00FE5D3C">
        <w:t>HTML</w:t>
      </w:r>
      <w:r w:rsidR="00111038">
        <w:t xml:space="preserve"> fájlt és a hozzájuk tartozó</w:t>
      </w:r>
      <w:r>
        <w:t xml:space="preserve">, </w:t>
      </w:r>
      <w:r w:rsidR="00111038">
        <w:t xml:space="preserve">stílusukat </w:t>
      </w:r>
      <w:r w:rsidR="00FE5D3C">
        <w:t>leíró CSS állományt</w:t>
      </w:r>
      <w:r w:rsidR="00111038">
        <w:t>.</w:t>
      </w:r>
    </w:p>
    <w:p w14:paraId="1DD7CD74" w14:textId="1CD3F754" w:rsidR="00E50412" w:rsidRDefault="00111038">
      <w:r>
        <w:t>A feltöltés után ugyancsak a távoli Windows 10 kliens böngészőjével teszteltünk.</w:t>
      </w:r>
      <w:r w:rsidR="00351FBC">
        <w:rPr>
          <w:rStyle w:val="Lbjegyzet-hivatkozs"/>
        </w:rPr>
        <w:footnoteReference w:id="1"/>
      </w:r>
      <w:r w:rsidR="00FE5D3C">
        <w:rPr>
          <w:noProof/>
        </w:rPr>
        <w:drawing>
          <wp:inline distT="0" distB="0" distL="0" distR="0" wp14:anchorId="77BE2F20" wp14:editId="5767E69C">
            <wp:extent cx="5753100" cy="31242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6F4B7" w14:textId="77777777" w:rsidR="00633468" w:rsidRDefault="00633468"/>
    <w:p w14:paraId="0D3EDADA" w14:textId="7AECDD8D" w:rsidR="00633468" w:rsidRDefault="00633468" w:rsidP="00633468">
      <w:pPr>
        <w:pStyle w:val="Cmsor2"/>
        <w:numPr>
          <w:ilvl w:val="1"/>
          <w:numId w:val="15"/>
        </w:numPr>
      </w:pPr>
      <w:r>
        <w:t>FTP</w:t>
      </w:r>
      <w:ins w:id="80" w:author="Gergő Lócska" w:date="2024-05-13T22:35:00Z" w16du:dateUtc="2024-05-13T20:35:00Z">
        <w:r w:rsidR="006B0614">
          <w:t xml:space="preserve"> - Tibor</w:t>
        </w:r>
      </w:ins>
    </w:p>
    <w:p w14:paraId="35098FAC" w14:textId="77777777" w:rsidR="00633468" w:rsidRDefault="00633468"/>
    <w:p w14:paraId="699A34C1" w14:textId="77777777" w:rsidR="00633468" w:rsidRDefault="00633468"/>
    <w:p w14:paraId="7AF1AC96" w14:textId="7162CAE2" w:rsidR="00E62381" w:rsidRDefault="00F07B12" w:rsidP="00724515">
      <w:pPr>
        <w:pStyle w:val="Cmsor1"/>
      </w:pPr>
      <w:bookmarkStart w:id="81" w:name="_Toc166531885"/>
      <w:r>
        <w:lastRenderedPageBreak/>
        <w:t>Jövőbeni fejlesztések</w:t>
      </w:r>
      <w:bookmarkEnd w:id="81"/>
      <w:ins w:id="82" w:author="Gergő Lócska" w:date="2024-05-13T22:36:00Z" w16du:dateUtc="2024-05-13T20:36:00Z">
        <w:r w:rsidR="006B0614">
          <w:t xml:space="preserve"> - Krisztián</w:t>
        </w:r>
      </w:ins>
    </w:p>
    <w:p w14:paraId="3052F033" w14:textId="267BBBFF" w:rsidR="00F07B12" w:rsidRDefault="00F07B12">
      <w:pPr>
        <w:rPr>
          <w:ins w:id="83" w:author="Gergő Lócska" w:date="2024-05-13T22:35:00Z" w16du:dateUtc="2024-05-13T20:35:00Z"/>
        </w:rPr>
      </w:pPr>
      <w:r>
        <w:t xml:space="preserve">DMZ létrehozása. </w:t>
      </w:r>
    </w:p>
    <w:p w14:paraId="404D58B5" w14:textId="497451D9" w:rsidR="006B0614" w:rsidRDefault="006B0614">
      <w:proofErr w:type="spellStart"/>
      <w:ins w:id="84" w:author="Gergő Lócska" w:date="2024-05-13T22:35:00Z" w16du:dateUtc="2024-05-13T20:35:00Z">
        <w:r>
          <w:t>Trello</w:t>
        </w:r>
        <w:proofErr w:type="spellEnd"/>
        <w:r>
          <w:t xml:space="preserve"> nem sikerült megcsinálni</w:t>
        </w:r>
      </w:ins>
    </w:p>
    <w:p w14:paraId="2DC55D62" w14:textId="2E526B1F" w:rsidR="00671307" w:rsidRDefault="00671307" w:rsidP="00671307">
      <w:pPr>
        <w:pStyle w:val="Cmsor1"/>
      </w:pPr>
      <w:bookmarkStart w:id="85" w:name="_Toc166531886"/>
      <w:r>
        <w:lastRenderedPageBreak/>
        <w:t>Csapatmunka</w:t>
      </w:r>
      <w:bookmarkEnd w:id="85"/>
      <w:ins w:id="86" w:author="Gergő Lócska" w:date="2024-05-13T22:36:00Z" w16du:dateUtc="2024-05-13T20:36:00Z">
        <w:r w:rsidR="006B0614">
          <w:t xml:space="preserve"> -Krisztián</w:t>
        </w:r>
      </w:ins>
    </w:p>
    <w:p w14:paraId="01D56651" w14:textId="1DF07853" w:rsidR="00671307" w:rsidRDefault="00671307" w:rsidP="00671307">
      <w:pPr>
        <w:pStyle w:val="Cmsor1"/>
      </w:pPr>
      <w:bookmarkStart w:id="87" w:name="_Toc166531887"/>
      <w:r>
        <w:lastRenderedPageBreak/>
        <w:t>Melléklet</w:t>
      </w:r>
      <w:bookmarkEnd w:id="87"/>
    </w:p>
    <w:p w14:paraId="324062F9" w14:textId="2B4E69DF" w:rsidR="00671307" w:rsidRPr="00671307" w:rsidRDefault="00671307" w:rsidP="00335889">
      <w:pPr>
        <w:ind w:left="360"/>
      </w:pPr>
      <w:r>
        <w:t>Topológia</w:t>
      </w:r>
    </w:p>
    <w:p w14:paraId="71B56857" w14:textId="77777777" w:rsidR="009E69AD" w:rsidRDefault="009E69AD"/>
    <w:sectPr w:rsidR="009E69AD" w:rsidSect="00E6238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" w:author="Gergő Lócska" w:date="2024-05-13T22:37:00Z" w:initials="GL">
    <w:p w14:paraId="2827A494" w14:textId="08E39583" w:rsidR="006B0614" w:rsidRDefault="006B0614">
      <w:pPr>
        <w:pStyle w:val="Jegyzetszveg"/>
      </w:pPr>
      <w:r>
        <w:rPr>
          <w:rStyle w:val="Jegyzethivatkozs"/>
        </w:rPr>
        <w:annotationRef/>
      </w:r>
      <w:r>
        <w:t>Bevezető bővítése</w:t>
      </w:r>
    </w:p>
  </w:comment>
  <w:comment w:id="5" w:author="Gergő Lócska" w:date="2024-05-13T22:16:00Z" w:initials="GL">
    <w:p w14:paraId="1AB497D2" w14:textId="26079AA1" w:rsidR="003215D0" w:rsidRDefault="003215D0">
      <w:pPr>
        <w:pStyle w:val="Jegyzetszveg"/>
      </w:pPr>
      <w:r>
        <w:rPr>
          <w:rStyle w:val="Jegyzethivatkozs"/>
        </w:rPr>
        <w:annotationRef/>
      </w:r>
      <w:r>
        <w:t>kifejteni</w:t>
      </w:r>
    </w:p>
  </w:comment>
  <w:comment w:id="9" w:author="Gergő Lócska" w:date="2024-05-13T22:13:00Z" w:initials="GL">
    <w:p w14:paraId="638F0011" w14:textId="24596909" w:rsidR="003215D0" w:rsidRDefault="003215D0">
      <w:pPr>
        <w:pStyle w:val="Jegyzetszveg"/>
      </w:pPr>
      <w:r>
        <w:rPr>
          <w:rStyle w:val="Jegyzethivatkozs"/>
        </w:rPr>
        <w:annotationRef/>
      </w:r>
      <w:r>
        <w:t xml:space="preserve">Indoklás fix </w:t>
      </w:r>
      <w:proofErr w:type="spellStart"/>
      <w:r>
        <w:t>ip</w:t>
      </w:r>
      <w:proofErr w:type="spellEnd"/>
      <w:r>
        <w:t xml:space="preserve"> címekre</w:t>
      </w:r>
    </w:p>
  </w:comment>
  <w:comment w:id="11" w:author="Gergő Lócska" w:date="2024-05-13T22:14:00Z" w:initials="GL">
    <w:p w14:paraId="168ACC69" w14:textId="7556389C" w:rsidR="003215D0" w:rsidRDefault="003215D0">
      <w:pPr>
        <w:pStyle w:val="Jegyzetszveg"/>
      </w:pPr>
      <w:r>
        <w:rPr>
          <w:rStyle w:val="Jegyzethivatkozs"/>
        </w:rPr>
        <w:annotationRef/>
      </w:r>
      <w:r>
        <w:t>Miért lett ez a technológia alkalmazva.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2827A494" w15:done="0"/>
  <w15:commentEx w15:paraId="1AB497D2" w15:done="0"/>
  <w15:commentEx w15:paraId="638F0011" w15:done="0"/>
  <w15:commentEx w15:paraId="168ACC6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2C15CC0" w16cex:dateUtc="2024-05-13T20:37:00Z"/>
  <w16cex:commentExtensible w16cex:durableId="5765F1D1" w16cex:dateUtc="2024-05-13T20:16:00Z"/>
  <w16cex:commentExtensible w16cex:durableId="1B3050D7" w16cex:dateUtc="2024-05-13T20:13:00Z"/>
  <w16cex:commentExtensible w16cex:durableId="6862C184" w16cex:dateUtc="2024-05-13T20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827A494" w16cid:durableId="32C15CC0"/>
  <w16cid:commentId w16cid:paraId="1AB497D2" w16cid:durableId="5765F1D1"/>
  <w16cid:commentId w16cid:paraId="638F0011" w16cid:durableId="1B3050D7"/>
  <w16cid:commentId w16cid:paraId="168ACC69" w16cid:durableId="6862C18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02BEBC" w14:textId="77777777" w:rsidR="005508D8" w:rsidRDefault="005508D8" w:rsidP="00405027">
      <w:pPr>
        <w:spacing w:before="0" w:after="0" w:line="240" w:lineRule="auto"/>
      </w:pPr>
      <w:r>
        <w:separator/>
      </w:r>
    </w:p>
  </w:endnote>
  <w:endnote w:type="continuationSeparator" w:id="0">
    <w:p w14:paraId="657E5591" w14:textId="77777777" w:rsidR="005508D8" w:rsidRDefault="005508D8" w:rsidP="0040502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0116DD" w14:textId="77777777" w:rsidR="005508D8" w:rsidRDefault="005508D8" w:rsidP="00405027">
      <w:pPr>
        <w:spacing w:before="0" w:after="0" w:line="240" w:lineRule="auto"/>
      </w:pPr>
      <w:r>
        <w:separator/>
      </w:r>
    </w:p>
  </w:footnote>
  <w:footnote w:type="continuationSeparator" w:id="0">
    <w:p w14:paraId="66CECBC7" w14:textId="77777777" w:rsidR="005508D8" w:rsidRDefault="005508D8" w:rsidP="00405027">
      <w:pPr>
        <w:spacing w:before="0" w:after="0" w:line="240" w:lineRule="auto"/>
      </w:pPr>
      <w:r>
        <w:continuationSeparator/>
      </w:r>
    </w:p>
  </w:footnote>
  <w:footnote w:id="1">
    <w:p w14:paraId="0AC40BD0" w14:textId="315CD01E" w:rsidR="00351FBC" w:rsidRDefault="00351FB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940751" w:rsidRPr="00940751">
        <w:t>ssh-smb-apache-demo.mp4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222FFD"/>
    <w:multiLevelType w:val="multilevel"/>
    <w:tmpl w:val="51325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D94677"/>
    <w:multiLevelType w:val="multilevel"/>
    <w:tmpl w:val="083886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D59636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0FB59D9"/>
    <w:multiLevelType w:val="multilevel"/>
    <w:tmpl w:val="5B589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6DD0362"/>
    <w:multiLevelType w:val="multilevel"/>
    <w:tmpl w:val="95BCC5CC"/>
    <w:lvl w:ilvl="0">
      <w:start w:val="1"/>
      <w:numFmt w:val="decimal"/>
      <w:pStyle w:val="Cmsor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95944A8"/>
    <w:multiLevelType w:val="hybridMultilevel"/>
    <w:tmpl w:val="4336C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0932F7"/>
    <w:multiLevelType w:val="multilevel"/>
    <w:tmpl w:val="854C251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4CF35E72"/>
    <w:multiLevelType w:val="multilevel"/>
    <w:tmpl w:val="106C74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3715442"/>
    <w:multiLevelType w:val="hybridMultilevel"/>
    <w:tmpl w:val="83FA8300"/>
    <w:lvl w:ilvl="0" w:tplc="92B80E0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50247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08D4ABB"/>
    <w:multiLevelType w:val="multilevel"/>
    <w:tmpl w:val="5A7CBC6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653A26E0"/>
    <w:multiLevelType w:val="multilevel"/>
    <w:tmpl w:val="6C601F9E"/>
    <w:styleLink w:val="Stlus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BF6594B"/>
    <w:multiLevelType w:val="multilevel"/>
    <w:tmpl w:val="065C6A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C146B01"/>
    <w:multiLevelType w:val="multilevel"/>
    <w:tmpl w:val="8FFC46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136440611">
    <w:abstractNumId w:val="3"/>
  </w:num>
  <w:num w:numId="2" w16cid:durableId="1740591504">
    <w:abstractNumId w:val="9"/>
  </w:num>
  <w:num w:numId="3" w16cid:durableId="429860978">
    <w:abstractNumId w:val="2"/>
  </w:num>
  <w:num w:numId="4" w16cid:durableId="298388672">
    <w:abstractNumId w:val="8"/>
  </w:num>
  <w:num w:numId="5" w16cid:durableId="1883130624">
    <w:abstractNumId w:val="12"/>
  </w:num>
  <w:num w:numId="6" w16cid:durableId="385834491">
    <w:abstractNumId w:val="11"/>
  </w:num>
  <w:num w:numId="7" w16cid:durableId="1467744883">
    <w:abstractNumId w:val="6"/>
  </w:num>
  <w:num w:numId="8" w16cid:durableId="1938126857">
    <w:abstractNumId w:val="7"/>
  </w:num>
  <w:num w:numId="9" w16cid:durableId="355733640">
    <w:abstractNumId w:val="13"/>
  </w:num>
  <w:num w:numId="10" w16cid:durableId="462619189">
    <w:abstractNumId w:val="6"/>
    <w:lvlOverride w:ilvl="0">
      <w:startOverride w:val="4"/>
    </w:lvlOverride>
  </w:num>
  <w:num w:numId="11" w16cid:durableId="1861578385">
    <w:abstractNumId w:val="5"/>
  </w:num>
  <w:num w:numId="12" w16cid:durableId="1257790115">
    <w:abstractNumId w:val="10"/>
  </w:num>
  <w:num w:numId="13" w16cid:durableId="610747483">
    <w:abstractNumId w:val="0"/>
  </w:num>
  <w:num w:numId="14" w16cid:durableId="1785156194">
    <w:abstractNumId w:val="1"/>
  </w:num>
  <w:num w:numId="15" w16cid:durableId="1708677080">
    <w:abstractNumId w:val="4"/>
  </w:num>
  <w:num w:numId="16" w16cid:durableId="623465223">
    <w:abstractNumId w:val="4"/>
    <w:lvlOverride w:ilvl="0">
      <w:startOverride w:val="6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Gergő Lócska">
    <w15:presenceInfo w15:providerId="Windows Live" w15:userId="ffd0d91323af819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trackRevisio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67C"/>
    <w:rsid w:val="000140DB"/>
    <w:rsid w:val="00015532"/>
    <w:rsid w:val="000255B8"/>
    <w:rsid w:val="00041D13"/>
    <w:rsid w:val="0005674B"/>
    <w:rsid w:val="00095D8E"/>
    <w:rsid w:val="000A17D5"/>
    <w:rsid w:val="000A2A4A"/>
    <w:rsid w:val="000C2D9C"/>
    <w:rsid w:val="000D17CF"/>
    <w:rsid w:val="000E23DB"/>
    <w:rsid w:val="00103727"/>
    <w:rsid w:val="00111038"/>
    <w:rsid w:val="0012341A"/>
    <w:rsid w:val="0015367C"/>
    <w:rsid w:val="001624B2"/>
    <w:rsid w:val="00173428"/>
    <w:rsid w:val="00175B19"/>
    <w:rsid w:val="00187007"/>
    <w:rsid w:val="001C7545"/>
    <w:rsid w:val="001E565F"/>
    <w:rsid w:val="001F4B7A"/>
    <w:rsid w:val="0020047D"/>
    <w:rsid w:val="00230272"/>
    <w:rsid w:val="00243A67"/>
    <w:rsid w:val="00250CB0"/>
    <w:rsid w:val="003215D0"/>
    <w:rsid w:val="00335889"/>
    <w:rsid w:val="00351FBC"/>
    <w:rsid w:val="0038442D"/>
    <w:rsid w:val="003A5486"/>
    <w:rsid w:val="003D0B17"/>
    <w:rsid w:val="00405027"/>
    <w:rsid w:val="00410D34"/>
    <w:rsid w:val="0042726C"/>
    <w:rsid w:val="00432BA7"/>
    <w:rsid w:val="00451E26"/>
    <w:rsid w:val="00493494"/>
    <w:rsid w:val="004E2996"/>
    <w:rsid w:val="004F2846"/>
    <w:rsid w:val="00511F92"/>
    <w:rsid w:val="005424B0"/>
    <w:rsid w:val="00547558"/>
    <w:rsid w:val="005508D8"/>
    <w:rsid w:val="00557B8B"/>
    <w:rsid w:val="00561615"/>
    <w:rsid w:val="00567544"/>
    <w:rsid w:val="0057509D"/>
    <w:rsid w:val="00576C06"/>
    <w:rsid w:val="005944C9"/>
    <w:rsid w:val="005D1931"/>
    <w:rsid w:val="00616279"/>
    <w:rsid w:val="00620BBC"/>
    <w:rsid w:val="006316A7"/>
    <w:rsid w:val="00633468"/>
    <w:rsid w:val="006614C5"/>
    <w:rsid w:val="00671307"/>
    <w:rsid w:val="006B0614"/>
    <w:rsid w:val="00724515"/>
    <w:rsid w:val="00785649"/>
    <w:rsid w:val="007A58E4"/>
    <w:rsid w:val="007A5E98"/>
    <w:rsid w:val="007B2F75"/>
    <w:rsid w:val="007F5B26"/>
    <w:rsid w:val="008F6B7C"/>
    <w:rsid w:val="00902FA5"/>
    <w:rsid w:val="00920D22"/>
    <w:rsid w:val="00940156"/>
    <w:rsid w:val="00940751"/>
    <w:rsid w:val="009466EA"/>
    <w:rsid w:val="009E69AD"/>
    <w:rsid w:val="009F1893"/>
    <w:rsid w:val="009F509C"/>
    <w:rsid w:val="00A90C69"/>
    <w:rsid w:val="00AA57AE"/>
    <w:rsid w:val="00AC0E24"/>
    <w:rsid w:val="00AD3219"/>
    <w:rsid w:val="00AE0B0D"/>
    <w:rsid w:val="00AE58B1"/>
    <w:rsid w:val="00B172E0"/>
    <w:rsid w:val="00B274A0"/>
    <w:rsid w:val="00B45F9A"/>
    <w:rsid w:val="00B4664E"/>
    <w:rsid w:val="00B547D7"/>
    <w:rsid w:val="00B61E33"/>
    <w:rsid w:val="00BE41A4"/>
    <w:rsid w:val="00C657E7"/>
    <w:rsid w:val="00CA2B5C"/>
    <w:rsid w:val="00CB29DF"/>
    <w:rsid w:val="00CF4F34"/>
    <w:rsid w:val="00D76AF9"/>
    <w:rsid w:val="00D929AD"/>
    <w:rsid w:val="00DB004E"/>
    <w:rsid w:val="00DC067D"/>
    <w:rsid w:val="00DC6117"/>
    <w:rsid w:val="00DC6FAF"/>
    <w:rsid w:val="00DE507C"/>
    <w:rsid w:val="00E25772"/>
    <w:rsid w:val="00E50412"/>
    <w:rsid w:val="00E62381"/>
    <w:rsid w:val="00E6784C"/>
    <w:rsid w:val="00EC1665"/>
    <w:rsid w:val="00EC3210"/>
    <w:rsid w:val="00ED1498"/>
    <w:rsid w:val="00F00799"/>
    <w:rsid w:val="00F07B12"/>
    <w:rsid w:val="00F337BC"/>
    <w:rsid w:val="00F76D33"/>
    <w:rsid w:val="00F813FB"/>
    <w:rsid w:val="00F97539"/>
    <w:rsid w:val="00FB289C"/>
    <w:rsid w:val="00FD63A7"/>
    <w:rsid w:val="00FE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3AE7F"/>
  <w15:chartTrackingRefBased/>
  <w15:docId w15:val="{A9B7A9D1-FB6B-45E9-B850-61CF858FC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41D13"/>
    <w:pPr>
      <w:spacing w:before="120" w:after="12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Listaszerbekezds"/>
    <w:next w:val="Norml"/>
    <w:link w:val="Cmsor1Char"/>
    <w:autoRedefine/>
    <w:uiPriority w:val="9"/>
    <w:qFormat/>
    <w:rsid w:val="00724515"/>
    <w:pPr>
      <w:pageBreakBefore/>
      <w:numPr>
        <w:numId w:val="15"/>
      </w:numPr>
      <w:spacing w:before="0" w:after="0"/>
      <w:outlineLvl w:val="0"/>
    </w:pPr>
    <w:rPr>
      <w:b/>
      <w:sz w:val="28"/>
      <w:szCs w:val="28"/>
    </w:rPr>
  </w:style>
  <w:style w:type="paragraph" w:styleId="Cmsor2">
    <w:name w:val="heading 2"/>
    <w:basedOn w:val="Listaszerbekezds"/>
    <w:next w:val="Norml"/>
    <w:link w:val="Cmsor2Char"/>
    <w:autoRedefine/>
    <w:uiPriority w:val="9"/>
    <w:unhideWhenUsed/>
    <w:qFormat/>
    <w:rsid w:val="00671307"/>
    <w:pPr>
      <w:numPr>
        <w:ilvl w:val="1"/>
        <w:numId w:val="7"/>
      </w:numPr>
      <w:ind w:left="578" w:hanging="578"/>
      <w:outlineLvl w:val="1"/>
    </w:pPr>
    <w:rPr>
      <w:b/>
      <w:noProof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D63A7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D63A7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D63A7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D63A7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D63A7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D63A7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D63A7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6238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62381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724515"/>
    <w:rPr>
      <w:rFonts w:ascii="Times New Roman" w:hAnsi="Times New Roman"/>
      <w:b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047D"/>
    <w:pPr>
      <w:numPr>
        <w:numId w:val="0"/>
      </w:numPr>
      <w:spacing w:line="259" w:lineRule="auto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0047D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rsid w:val="00671307"/>
    <w:rPr>
      <w:rFonts w:ascii="Times New Roman" w:hAnsi="Times New Roman"/>
      <w:b/>
      <w:noProof/>
      <w:sz w:val="24"/>
    </w:rPr>
  </w:style>
  <w:style w:type="numbering" w:customStyle="1" w:styleId="Stlus1">
    <w:name w:val="Stílus1"/>
    <w:uiPriority w:val="99"/>
    <w:rsid w:val="00FD63A7"/>
    <w:pPr>
      <w:numPr>
        <w:numId w:val="6"/>
      </w:numPr>
    </w:pPr>
  </w:style>
  <w:style w:type="paragraph" w:styleId="Listaszerbekezds">
    <w:name w:val="List Paragraph"/>
    <w:basedOn w:val="Norml"/>
    <w:uiPriority w:val="34"/>
    <w:qFormat/>
    <w:rsid w:val="00FD63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D63A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D63A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D63A7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D63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D63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F337BC"/>
    <w:pPr>
      <w:spacing w:after="100"/>
      <w:ind w:left="240"/>
    </w:pPr>
  </w:style>
  <w:style w:type="paragraph" w:styleId="lfej">
    <w:name w:val="header"/>
    <w:basedOn w:val="Norml"/>
    <w:link w:val="lfej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05027"/>
    <w:rPr>
      <w:sz w:val="24"/>
    </w:rPr>
  </w:style>
  <w:style w:type="paragraph" w:styleId="llb">
    <w:name w:val="footer"/>
    <w:basedOn w:val="Norml"/>
    <w:link w:val="llb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05027"/>
    <w:rPr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D32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D3219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D3219"/>
    <w:rPr>
      <w:vertAlign w:val="superscript"/>
    </w:rPr>
  </w:style>
  <w:style w:type="paragraph" w:customStyle="1" w:styleId="Terminal">
    <w:name w:val="Terminal"/>
    <w:basedOn w:val="Norml"/>
    <w:link w:val="TerminalChar"/>
    <w:qFormat/>
    <w:rsid w:val="00FB289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DEDED" w:themeFill="accent3" w:themeFillTint="33"/>
      <w:spacing w:before="0" w:after="0" w:line="240" w:lineRule="auto"/>
      <w:ind w:left="567" w:right="708"/>
    </w:pPr>
    <w:rPr>
      <w:rFonts w:ascii="Courier New" w:hAnsi="Courier New" w:cs="Courier New"/>
    </w:rPr>
  </w:style>
  <w:style w:type="character" w:customStyle="1" w:styleId="TerminalChar">
    <w:name w:val="Terminal Char"/>
    <w:basedOn w:val="Bekezdsalapbettpusa"/>
    <w:link w:val="Terminal"/>
    <w:rsid w:val="00FB289C"/>
    <w:rPr>
      <w:rFonts w:ascii="Courier New" w:hAnsi="Courier New" w:cs="Courier New"/>
      <w:sz w:val="24"/>
      <w:shd w:val="clear" w:color="auto" w:fill="EDEDED" w:themeFill="accent3" w:themeFillTint="33"/>
    </w:rPr>
  </w:style>
  <w:style w:type="table" w:styleId="Rcsostblzat">
    <w:name w:val="Table Grid"/>
    <w:basedOn w:val="Normltblzat"/>
    <w:uiPriority w:val="39"/>
    <w:rsid w:val="005750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Vltozat">
    <w:name w:val="Revision"/>
    <w:hidden/>
    <w:uiPriority w:val="99"/>
    <w:semiHidden/>
    <w:rsid w:val="009F509C"/>
    <w:pPr>
      <w:spacing w:after="0" w:line="240" w:lineRule="auto"/>
    </w:pPr>
    <w:rPr>
      <w:rFonts w:ascii="Times New Roman" w:hAnsi="Times New Roman"/>
      <w:sz w:val="24"/>
    </w:rPr>
  </w:style>
  <w:style w:type="character" w:styleId="Jegyzethivatkozs">
    <w:name w:val="annotation reference"/>
    <w:basedOn w:val="Bekezdsalapbettpusa"/>
    <w:uiPriority w:val="99"/>
    <w:semiHidden/>
    <w:unhideWhenUsed/>
    <w:rsid w:val="009F509C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9F509C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9F509C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F509C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F509C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2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8/08/relationships/commentsExtensible" Target="commentsExtensible.xml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F8D3AF-853F-40EB-ADB8-24FAA5B5F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25</Pages>
  <Words>1923</Words>
  <Characters>12443</Characters>
  <Application>Microsoft Office Word</Application>
  <DocSecurity>0</DocSecurity>
  <Lines>230</Lines>
  <Paragraphs>103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Tibor</dc:creator>
  <cp:keywords/>
  <dc:description/>
  <cp:lastModifiedBy>Gergő Lócska</cp:lastModifiedBy>
  <cp:revision>54</cp:revision>
  <dcterms:created xsi:type="dcterms:W3CDTF">2024-05-07T13:31:00Z</dcterms:created>
  <dcterms:modified xsi:type="dcterms:W3CDTF">2024-05-13T21:19:00Z</dcterms:modified>
</cp:coreProperties>
</file>