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r>
        <w:t>Lócska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>
          <w:pPr>
            <w:pStyle w:val="Tartalomjegyzkcmsora"/>
          </w:pPr>
          <w:r>
            <w:t>Tartalom</w:t>
          </w:r>
        </w:p>
        <w:p w14:paraId="5AC85DC7" w14:textId="7C1B8996" w:rsidR="008B724A" w:rsidRDefault="007A58E4">
          <w:pPr>
            <w:pStyle w:val="TJ1"/>
            <w:tabs>
              <w:tab w:val="left" w:pos="440"/>
              <w:tab w:val="right" w:leader="dot" w:pos="9062"/>
            </w:tabs>
            <w:rPr>
              <w:ins w:id="2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id="3" w:author="Kis Tibor" w:date="2024-05-14T00:18:00Z">
            <w:r w:rsidR="008B724A" w:rsidRPr="00DF5D50">
              <w:rPr>
                <w:rStyle w:val="Hiperhivatkozs"/>
                <w:noProof/>
              </w:rPr>
              <w:fldChar w:fldCharType="begin"/>
            </w:r>
            <w:r w:rsidR="008B724A" w:rsidRPr="00DF5D50">
              <w:rPr>
                <w:rStyle w:val="Hiperhivatkozs"/>
                <w:noProof/>
              </w:rPr>
              <w:instrText xml:space="preserve"> </w:instrText>
            </w:r>
            <w:r w:rsidR="008B724A">
              <w:rPr>
                <w:noProof/>
              </w:rPr>
              <w:instrText>HYPERLINK \l "_Toc166538298"</w:instrText>
            </w:r>
            <w:r w:rsidR="008B724A" w:rsidRPr="00DF5D50">
              <w:rPr>
                <w:rStyle w:val="Hiperhivatkozs"/>
                <w:noProof/>
              </w:rPr>
              <w:instrText xml:space="preserve"> </w:instrText>
            </w:r>
            <w:r w:rsidR="008B724A" w:rsidRPr="00DF5D50">
              <w:rPr>
                <w:rStyle w:val="Hiperhivatkozs"/>
                <w:noProof/>
              </w:rPr>
            </w:r>
            <w:r w:rsidR="008B724A" w:rsidRPr="00DF5D50">
              <w:rPr>
                <w:rStyle w:val="Hiperhivatkozs"/>
                <w:noProof/>
              </w:rPr>
              <w:fldChar w:fldCharType="separate"/>
            </w:r>
            <w:r w:rsidR="008B724A" w:rsidRPr="00DF5D50">
              <w:rPr>
                <w:rStyle w:val="Hiperhivatkozs"/>
                <w:noProof/>
              </w:rPr>
              <w:t>1.</w:t>
            </w:r>
            <w:r w:rsidR="008B724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B724A" w:rsidRPr="00DF5D50">
              <w:rPr>
                <w:rStyle w:val="Hiperhivatkozs"/>
                <w:noProof/>
              </w:rPr>
              <w:t>Bevezetés</w:t>
            </w:r>
            <w:r w:rsidR="008B724A">
              <w:rPr>
                <w:noProof/>
                <w:webHidden/>
              </w:rPr>
              <w:tab/>
            </w:r>
            <w:r w:rsidR="008B724A">
              <w:rPr>
                <w:noProof/>
                <w:webHidden/>
              </w:rPr>
              <w:fldChar w:fldCharType="begin"/>
            </w:r>
            <w:r w:rsidR="008B724A">
              <w:rPr>
                <w:noProof/>
                <w:webHidden/>
              </w:rPr>
              <w:instrText xml:space="preserve"> PAGEREF _Toc166538298 \h </w:instrText>
            </w:r>
          </w:ins>
          <w:r w:rsidR="008B724A">
            <w:rPr>
              <w:noProof/>
              <w:webHidden/>
            </w:rPr>
          </w:r>
          <w:r w:rsidR="008B724A">
            <w:rPr>
              <w:noProof/>
              <w:webHidden/>
            </w:rPr>
            <w:fldChar w:fldCharType="separate"/>
          </w:r>
          <w:ins w:id="4" w:author="Kis Tibor" w:date="2024-05-14T00:18:00Z">
            <w:r w:rsidR="008B724A">
              <w:rPr>
                <w:noProof/>
                <w:webHidden/>
              </w:rPr>
              <w:t>4</w:t>
            </w:r>
            <w:r w:rsidR="008B724A">
              <w:rPr>
                <w:noProof/>
                <w:webHidden/>
              </w:rPr>
              <w:fldChar w:fldCharType="end"/>
            </w:r>
            <w:r w:rsidR="008B724A" w:rsidRPr="00DF5D50">
              <w:rPr>
                <w:rStyle w:val="Hiperhivatkozs"/>
                <w:noProof/>
              </w:rPr>
              <w:fldChar w:fldCharType="end"/>
            </w:r>
          </w:ins>
        </w:p>
        <w:p w14:paraId="53C27B20" w14:textId="30779868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5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6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"_Toc166538299"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_Toc166538299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" w:author="Kis Tibor" w:date="2024-05-14T00:1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66FA60AD" w14:textId="13BFEF11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8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9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"_Toc166538300"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Hálózati fizikai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0" w:author="Kis Tibor" w:date="2024-05-14T00:18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2E5BB5D3" w14:textId="7DAC826F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11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12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"_Toc166538301"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Hálózati logikai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3" w:author="Kis Tibor" w:date="2024-05-14T00:1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F5B257D" w14:textId="6524B0D4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14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15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"_Toc166538302"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6" w:author="Kis Tibor" w:date="2024-05-14T00:18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36B9EAFA" w14:textId="7CC22F25" w:rsidR="008B724A" w:rsidRDefault="008B724A">
          <w:pPr>
            <w:pStyle w:val="TJ2"/>
            <w:tabs>
              <w:tab w:val="left" w:pos="880"/>
              <w:tab w:val="right" w:leader="dot" w:pos="9062"/>
            </w:tabs>
            <w:rPr>
              <w:ins w:id="17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18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"_Toc166538303"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19" w:author="Kis Tibor" w:date="2024-05-14T00:18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5784600" w14:textId="497534DA" w:rsidR="008B724A" w:rsidRDefault="008B724A">
          <w:pPr>
            <w:pStyle w:val="TJ2"/>
            <w:tabs>
              <w:tab w:val="left" w:pos="880"/>
              <w:tab w:val="right" w:leader="dot" w:pos="9062"/>
            </w:tabs>
            <w:rPr>
              <w:ins w:id="20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21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"_Toc166538304"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IP címek kiosztása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2" w:author="Kis Tibor" w:date="2024-05-14T00:18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422224EC" w14:textId="02159E18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23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24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"_Toc166538305"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5" w:author="Kis Tibor" w:date="2024-05-14T00:18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32EF510B" w14:textId="1E98A6A3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26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27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"_Toc166538306"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VPN - GERGŐ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8" w:author="Kis Tibor" w:date="2024-05-14T00:18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2204EEA3" w14:textId="4CC21E45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29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30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"_Toc166538307"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ASA - Gergő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1" w:author="Kis Tibor" w:date="2024-05-14T00:1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32439C50" w14:textId="7BA0E432" w:rsidR="008B724A" w:rsidRDefault="008B724A">
          <w:pPr>
            <w:pStyle w:val="TJ1"/>
            <w:tabs>
              <w:tab w:val="left" w:pos="440"/>
              <w:tab w:val="right" w:leader="dot" w:pos="9062"/>
            </w:tabs>
            <w:rPr>
              <w:ins w:id="32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33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"_Toc166538308"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Forgalomirányítón megvalósított biztonsági funkciók - Tibor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4" w:author="Kis Tibor" w:date="2024-05-14T00:18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66D06C45" w14:textId="77C163A9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35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36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"_Toc166538309"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Vezeték nélküli hálózat - Tibor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_Toc166538309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7" w:author="Kis Tibor" w:date="2024-05-14T00:18:00Z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64D690A5" w14:textId="62F5EBEE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38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39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"_Toc166538310"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0" w:author="Kis Tibor" w:date="2024-05-14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677F444" w14:textId="7A78A871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41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42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"_Toc166538311"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3" w:author="Kis Tibor" w:date="2024-05-14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2E2A4E1" w14:textId="7AC0411F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44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45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"_Toc166538312"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6" w:author="Kis Tibor" w:date="2024-05-14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BDC0CDA" w14:textId="6273B318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47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48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"_Toc166538313"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9" w:author="Kis Tibor" w:date="2024-05-14T00:18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63E5DB1D" w14:textId="40830AB6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50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51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"_Toc166538314"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2" w:author="Kis Tibor" w:date="2024-05-14T00:1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413D229" w14:textId="52806381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53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54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"_Toc166538315"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5" w:author="Kis Tibor" w:date="2024-05-14T00:1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7723495" w14:textId="4233C337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56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57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"_Toc166538316"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8" w:author="Kis Tibor" w:date="2024-05-14T00:1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4357E8C2" w14:textId="0630C2E6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59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60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"_Toc166538317"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1" w:author="Kis Tibor" w:date="2024-05-14T00:18:00Z"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1E892FE6" w14:textId="46FFC41A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62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63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"_Toc166538318"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4" w:author="Kis Tibor" w:date="2024-05-14T00:18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FFF40BB" w14:textId="2E3E98D4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65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66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"_Toc166538319"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_Toc166538319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7" w:author="Kis Tibor" w:date="2024-05-14T00:18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4E6305EC" w14:textId="7508158C" w:rsidR="008B724A" w:rsidRDefault="008B724A">
          <w:pPr>
            <w:pStyle w:val="TJ2"/>
            <w:tabs>
              <w:tab w:val="left" w:pos="1100"/>
              <w:tab w:val="right" w:leader="dot" w:pos="9062"/>
            </w:tabs>
            <w:rPr>
              <w:ins w:id="68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69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"_Toc166538320"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_Toc166538320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0" w:author="Kis Tibor" w:date="2024-05-14T00:18:00Z"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47E70D38" w14:textId="577D9E44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71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72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"_Toc166538321"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Jövőbeni fejlesztések - Krisztián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_Toc166538321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3" w:author="Kis Tibor" w:date="2024-05-14T00:18:00Z"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05F2F90F" w14:textId="44FE1FDF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74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75" w:author="Kis Tibor" w:date="2024-05-14T00:18:00Z">
            <w:r w:rsidRPr="00DF5D50">
              <w:rPr>
                <w:rStyle w:val="Hiperhivatkozs"/>
                <w:noProof/>
              </w:rPr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"_Toc166538322"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Csapatmunka -Krisztián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_Toc166538322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6" w:author="Kis Tibor" w:date="2024-05-14T00:18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55497483" w14:textId="6EB0E8B2" w:rsidR="008B724A" w:rsidRDefault="008B724A">
          <w:pPr>
            <w:pStyle w:val="TJ1"/>
            <w:tabs>
              <w:tab w:val="left" w:pos="660"/>
              <w:tab w:val="right" w:leader="dot" w:pos="9062"/>
            </w:tabs>
            <w:rPr>
              <w:ins w:id="77" w:author="Kis Tibor" w:date="2024-05-14T00:18:00Z"/>
              <w:rFonts w:asciiTheme="minorHAnsi" w:eastAsiaTheme="minorEastAsia" w:hAnsiTheme="minorHAnsi"/>
              <w:noProof/>
              <w:sz w:val="22"/>
              <w:lang w:eastAsia="hu-HU"/>
            </w:rPr>
          </w:pPr>
          <w:ins w:id="78" w:author="Kis Tibor" w:date="2024-05-14T00:18:00Z">
            <w:r w:rsidRPr="00DF5D50">
              <w:rPr>
                <w:rStyle w:val="Hiperhivatkozs"/>
                <w:noProof/>
              </w:rPr>
              <w:lastRenderedPageBreak/>
              <w:fldChar w:fldCharType="begin"/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>
              <w:rPr>
                <w:noProof/>
              </w:rPr>
              <w:instrText>HYPERLINK \l "_Toc166538323"</w:instrText>
            </w:r>
            <w:r w:rsidRPr="00DF5D50">
              <w:rPr>
                <w:rStyle w:val="Hiperhivatkozs"/>
                <w:noProof/>
              </w:rPr>
              <w:instrText xml:space="preserve"> </w:instrText>
            </w:r>
            <w:r w:rsidRPr="00DF5D50">
              <w:rPr>
                <w:rStyle w:val="Hiperhivatkozs"/>
                <w:noProof/>
              </w:rPr>
            </w:r>
            <w:r w:rsidRPr="00DF5D50">
              <w:rPr>
                <w:rStyle w:val="Hiperhivatkozs"/>
                <w:noProof/>
              </w:rPr>
              <w:fldChar w:fldCharType="separate"/>
            </w:r>
            <w:r w:rsidRPr="00DF5D50">
              <w:rPr>
                <w:rStyle w:val="Hiperhivatkozs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DF5D50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_Toc166538323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9" w:author="Kis Tibor" w:date="2024-05-14T00:18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DF5D50">
              <w:rPr>
                <w:rStyle w:val="Hiperhivatkozs"/>
                <w:noProof/>
              </w:rPr>
              <w:fldChar w:fldCharType="end"/>
            </w:r>
          </w:ins>
        </w:p>
        <w:p w14:paraId="30154090" w14:textId="272E1E2A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8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81" w:author="Kis Tibor" w:date="2024-05-14T00:18:00Z">
            <w:r w:rsidRPr="008B724A" w:rsidDel="008B724A">
              <w:rPr>
                <w:rPrChange w:id="82" w:author="Kis Tibor" w:date="2024-05-14T00:18:00Z">
                  <w:rPr>
                    <w:rStyle w:val="Hiperhivatkozs"/>
                    <w:noProof/>
                  </w:rPr>
                </w:rPrChange>
              </w:rPr>
              <w:delText>1.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83" w:author="Kis Tibor" w:date="2024-05-14T00:18:00Z">
                  <w:rPr>
                    <w:rStyle w:val="Hiperhivatkozs"/>
                    <w:noProof/>
                  </w:rPr>
                </w:rPrChange>
              </w:rPr>
              <w:delText>Bevezetés</w:delText>
            </w:r>
            <w:r w:rsidDel="008B724A">
              <w:rPr>
                <w:noProof/>
                <w:webHidden/>
              </w:rPr>
              <w:tab/>
              <w:delText>4</w:delText>
            </w:r>
          </w:del>
        </w:p>
        <w:p w14:paraId="3A5A9FFE" w14:textId="4D988D82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8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85" w:author="Kis Tibor" w:date="2024-05-14T00:18:00Z">
            <w:r w:rsidRPr="008B724A" w:rsidDel="008B724A">
              <w:rPr>
                <w:rPrChange w:id="86" w:author="Kis Tibor" w:date="2024-05-14T00:18:00Z">
                  <w:rPr>
                    <w:rStyle w:val="Hiperhivatkozs"/>
                    <w:noProof/>
                  </w:rPr>
                </w:rPrChange>
              </w:rPr>
              <w:delText>2.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87" w:author="Kis Tibor" w:date="2024-05-14T00:18:00Z">
                  <w:rPr>
                    <w:rStyle w:val="Hiperhivatkozs"/>
                    <w:noProof/>
                  </w:rPr>
                </w:rPrChange>
              </w:rPr>
              <w:delText>Költségvetés</w:delText>
            </w:r>
            <w:r w:rsidDel="008B724A">
              <w:rPr>
                <w:noProof/>
                <w:webHidden/>
              </w:rPr>
              <w:tab/>
              <w:delText>5</w:delText>
            </w:r>
          </w:del>
        </w:p>
        <w:p w14:paraId="41B89848" w14:textId="3975FB2B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8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89" w:author="Kis Tibor" w:date="2024-05-14T00:18:00Z">
            <w:r w:rsidRPr="008B724A" w:rsidDel="008B724A">
              <w:rPr>
                <w:rPrChange w:id="90" w:author="Kis Tibor" w:date="2024-05-14T00:18:00Z">
                  <w:rPr>
                    <w:rStyle w:val="Hiperhivatkozs"/>
                    <w:noProof/>
                  </w:rPr>
                </w:rPrChange>
              </w:rPr>
              <w:delText>3.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91" w:author="Kis Tibor" w:date="2024-05-14T00:18:00Z">
                  <w:rPr>
                    <w:rStyle w:val="Hiperhivatkozs"/>
                    <w:noProof/>
                  </w:rPr>
                </w:rPrChange>
              </w:rPr>
              <w:delText>Hálózati fizikai struktúrája</w:delText>
            </w:r>
            <w:r w:rsidDel="008B724A">
              <w:rPr>
                <w:noProof/>
                <w:webHidden/>
              </w:rPr>
              <w:tab/>
              <w:delText>6</w:delText>
            </w:r>
          </w:del>
        </w:p>
        <w:p w14:paraId="61B6E728" w14:textId="0DCC8509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9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93" w:author="Kis Tibor" w:date="2024-05-14T00:18:00Z">
            <w:r w:rsidRPr="008B724A" w:rsidDel="008B724A">
              <w:rPr>
                <w:rPrChange w:id="94" w:author="Kis Tibor" w:date="2024-05-14T00:18:00Z">
                  <w:rPr>
                    <w:rStyle w:val="Hiperhivatkozs"/>
                    <w:noProof/>
                  </w:rPr>
                </w:rPrChange>
              </w:rPr>
              <w:delText>4.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95" w:author="Kis Tibor" w:date="2024-05-14T00:18:00Z">
                  <w:rPr>
                    <w:rStyle w:val="Hiperhivatkozs"/>
                    <w:noProof/>
                  </w:rPr>
                </w:rPrChange>
              </w:rPr>
              <w:delText>Hálózati logikai struktúrája</w:delText>
            </w:r>
            <w:r w:rsidDel="008B724A">
              <w:rPr>
                <w:noProof/>
                <w:webHidden/>
              </w:rPr>
              <w:tab/>
              <w:delText>7</w:delText>
            </w:r>
          </w:del>
        </w:p>
        <w:p w14:paraId="40CEE40A" w14:textId="710221AB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9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97" w:author="Kis Tibor" w:date="2024-05-14T00:18:00Z">
            <w:r w:rsidRPr="008B724A" w:rsidDel="008B724A">
              <w:rPr>
                <w:rPrChange w:id="98" w:author="Kis Tibor" w:date="2024-05-14T00:18:00Z">
                  <w:rPr>
                    <w:rStyle w:val="Hiperhivatkozs"/>
                    <w:noProof/>
                  </w:rPr>
                </w:rPrChange>
              </w:rPr>
              <w:delText>5.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99" w:author="Kis Tibor" w:date="2024-05-14T00:18:00Z">
                  <w:rPr>
                    <w:rStyle w:val="Hiperhivatkozs"/>
                    <w:noProof/>
                  </w:rPr>
                </w:rPrChange>
              </w:rPr>
              <w:delText>Alkalmazott hálózati konfigurációk</w:delText>
            </w:r>
            <w:r w:rsidDel="008B724A">
              <w:rPr>
                <w:noProof/>
                <w:webHidden/>
              </w:rPr>
              <w:tab/>
              <w:delText>8</w:delText>
            </w:r>
          </w:del>
        </w:p>
        <w:p w14:paraId="5C0F2CCC" w14:textId="68B383EE" w:rsidR="000255B8" w:rsidDel="008B724A" w:rsidRDefault="000255B8">
          <w:pPr>
            <w:pStyle w:val="TJ2"/>
            <w:tabs>
              <w:tab w:val="left" w:pos="880"/>
              <w:tab w:val="right" w:leader="dot" w:pos="9062"/>
            </w:tabs>
            <w:rPr>
              <w:del w:id="10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01" w:author="Kis Tibor" w:date="2024-05-14T00:18:00Z">
            <w:r w:rsidRPr="008B724A" w:rsidDel="008B724A">
              <w:rPr>
                <w:rPrChange w:id="102" w:author="Kis Tibor" w:date="2024-05-14T00:18:00Z">
                  <w:rPr>
                    <w:rStyle w:val="Hiperhivatkozs"/>
                    <w:noProof/>
                  </w:rPr>
                </w:rPrChange>
              </w:rPr>
              <w:delText>5.1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03" w:author="Kis Tibor" w:date="2024-05-14T00:18:00Z">
                  <w:rPr>
                    <w:rStyle w:val="Hiperhivatkozs"/>
                    <w:noProof/>
                  </w:rPr>
                </w:rPrChange>
              </w:rPr>
              <w:delText>Forgalomirányítás</w:delText>
            </w:r>
            <w:r w:rsidDel="008B724A">
              <w:rPr>
                <w:noProof/>
                <w:webHidden/>
              </w:rPr>
              <w:tab/>
              <w:delText>8</w:delText>
            </w:r>
          </w:del>
        </w:p>
        <w:p w14:paraId="4D366DCB" w14:textId="19754A0D" w:rsidR="000255B8" w:rsidDel="008B724A" w:rsidRDefault="000255B8">
          <w:pPr>
            <w:pStyle w:val="TJ2"/>
            <w:tabs>
              <w:tab w:val="left" w:pos="880"/>
              <w:tab w:val="right" w:leader="dot" w:pos="9062"/>
            </w:tabs>
            <w:rPr>
              <w:del w:id="10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05" w:author="Kis Tibor" w:date="2024-05-14T00:18:00Z">
            <w:r w:rsidRPr="008B724A" w:rsidDel="008B724A">
              <w:rPr>
                <w:rPrChange w:id="106" w:author="Kis Tibor" w:date="2024-05-14T00:18:00Z">
                  <w:rPr>
                    <w:rStyle w:val="Hiperhivatkozs"/>
                    <w:noProof/>
                  </w:rPr>
                </w:rPrChange>
              </w:rPr>
              <w:delText>5.2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07" w:author="Kis Tibor" w:date="2024-05-14T00:18:00Z">
                  <w:rPr>
                    <w:rStyle w:val="Hiperhivatkozs"/>
                    <w:noProof/>
                  </w:rPr>
                </w:rPrChange>
              </w:rPr>
              <w:delText>IP címek kiosztása</w:delText>
            </w:r>
            <w:r w:rsidDel="008B724A">
              <w:rPr>
                <w:noProof/>
                <w:webHidden/>
              </w:rPr>
              <w:tab/>
              <w:delText>8</w:delText>
            </w:r>
          </w:del>
        </w:p>
        <w:p w14:paraId="3C1EDCDD" w14:textId="7C77C70A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10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09" w:author="Kis Tibor" w:date="2024-05-14T00:18:00Z">
            <w:r w:rsidRPr="008B724A" w:rsidDel="008B724A">
              <w:rPr>
                <w:rPrChange w:id="110" w:author="Kis Tibor" w:date="2024-05-14T00:18:00Z">
                  <w:rPr>
                    <w:rStyle w:val="Hiperhivatkozs"/>
                    <w:noProof/>
                  </w:rPr>
                </w:rPrChange>
              </w:rPr>
              <w:delText>6.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11" w:author="Kis Tibor" w:date="2024-05-14T00:18:00Z">
                  <w:rPr>
                    <w:rStyle w:val="Hiperhivatkozs"/>
                    <w:noProof/>
                  </w:rPr>
                </w:rPrChange>
              </w:rPr>
              <w:delText>Etherchannel</w:delText>
            </w:r>
            <w:r w:rsidDel="008B724A">
              <w:rPr>
                <w:noProof/>
                <w:webHidden/>
              </w:rPr>
              <w:tab/>
              <w:delText>9</w:delText>
            </w:r>
          </w:del>
        </w:p>
        <w:p w14:paraId="070BD524" w14:textId="48BE8318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11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13" w:author="Kis Tibor" w:date="2024-05-14T00:18:00Z">
            <w:r w:rsidRPr="008B724A" w:rsidDel="008B724A">
              <w:rPr>
                <w:rPrChange w:id="114" w:author="Kis Tibor" w:date="2024-05-14T00:18:00Z">
                  <w:rPr>
                    <w:rStyle w:val="Hiperhivatkozs"/>
                    <w:noProof/>
                  </w:rPr>
                </w:rPrChange>
              </w:rPr>
              <w:delText>7.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15" w:author="Kis Tibor" w:date="2024-05-14T00:18:00Z">
                  <w:rPr>
                    <w:rStyle w:val="Hiperhivatkozs"/>
                    <w:noProof/>
                  </w:rPr>
                </w:rPrChange>
              </w:rPr>
              <w:delText>VPN</w:delText>
            </w:r>
            <w:r w:rsidDel="008B724A">
              <w:rPr>
                <w:noProof/>
                <w:webHidden/>
              </w:rPr>
              <w:tab/>
              <w:delText>10</w:delText>
            </w:r>
          </w:del>
        </w:p>
        <w:p w14:paraId="6BFC8B29" w14:textId="3236B21A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11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17" w:author="Kis Tibor" w:date="2024-05-14T00:18:00Z">
            <w:r w:rsidRPr="008B724A" w:rsidDel="008B724A">
              <w:rPr>
                <w:rPrChange w:id="118" w:author="Kis Tibor" w:date="2024-05-14T00:18:00Z">
                  <w:rPr>
                    <w:rStyle w:val="Hiperhivatkozs"/>
                    <w:noProof/>
                  </w:rPr>
                </w:rPrChange>
              </w:rPr>
              <w:delText>8.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19" w:author="Kis Tibor" w:date="2024-05-14T00:18:00Z">
                  <w:rPr>
                    <w:rStyle w:val="Hiperhivatkozs"/>
                    <w:noProof/>
                  </w:rPr>
                </w:rPrChange>
              </w:rPr>
              <w:delText>ASA</w:delText>
            </w:r>
            <w:r w:rsidDel="008B724A">
              <w:rPr>
                <w:noProof/>
                <w:webHidden/>
              </w:rPr>
              <w:tab/>
              <w:delText>11</w:delText>
            </w:r>
          </w:del>
        </w:p>
        <w:p w14:paraId="52738FDE" w14:textId="3C15C9B5" w:rsidR="000255B8" w:rsidDel="008B724A" w:rsidRDefault="000255B8">
          <w:pPr>
            <w:pStyle w:val="TJ1"/>
            <w:tabs>
              <w:tab w:val="left" w:pos="440"/>
              <w:tab w:val="right" w:leader="dot" w:pos="9062"/>
            </w:tabs>
            <w:rPr>
              <w:del w:id="12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21" w:author="Kis Tibor" w:date="2024-05-14T00:18:00Z">
            <w:r w:rsidRPr="008B724A" w:rsidDel="008B724A">
              <w:rPr>
                <w:rPrChange w:id="122" w:author="Kis Tibor" w:date="2024-05-14T00:18:00Z">
                  <w:rPr>
                    <w:rStyle w:val="Hiperhivatkozs"/>
                    <w:noProof/>
                  </w:rPr>
                </w:rPrChange>
              </w:rPr>
              <w:delText>9.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23" w:author="Kis Tibor" w:date="2024-05-14T00:18:00Z">
                  <w:rPr>
                    <w:rStyle w:val="Hiperhivatkozs"/>
                    <w:noProof/>
                  </w:rPr>
                </w:rPrChange>
              </w:rPr>
              <w:delText>Szabályok</w:delText>
            </w:r>
            <w:r w:rsidDel="008B724A">
              <w:rPr>
                <w:noProof/>
                <w:webHidden/>
              </w:rPr>
              <w:tab/>
              <w:delText>12</w:delText>
            </w:r>
          </w:del>
        </w:p>
        <w:p w14:paraId="366307BF" w14:textId="5681C642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2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25" w:author="Kis Tibor" w:date="2024-05-14T00:18:00Z">
            <w:r w:rsidRPr="008B724A" w:rsidDel="008B724A">
              <w:rPr>
                <w:rPrChange w:id="126" w:author="Kis Tibor" w:date="2024-05-14T00:18:00Z">
                  <w:rPr>
                    <w:rStyle w:val="Hiperhivatkozs"/>
                    <w:noProof/>
                  </w:rPr>
                </w:rPrChange>
              </w:rPr>
              <w:delText>10.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27" w:author="Kis Tibor" w:date="2024-05-14T00:18:00Z">
                  <w:rPr>
                    <w:rStyle w:val="Hiperhivatkozs"/>
                    <w:noProof/>
                  </w:rPr>
                </w:rPrChange>
              </w:rPr>
              <w:delText>Vezeték nélküli hálózat</w:delText>
            </w:r>
            <w:r w:rsidDel="008B724A">
              <w:rPr>
                <w:noProof/>
                <w:webHidden/>
              </w:rPr>
              <w:tab/>
              <w:delText>13</w:delText>
            </w:r>
          </w:del>
        </w:p>
        <w:p w14:paraId="102D0AE6" w14:textId="596AAC6B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2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29" w:author="Kis Tibor" w:date="2024-05-14T00:18:00Z">
            <w:r w:rsidRPr="008B724A" w:rsidDel="008B724A">
              <w:rPr>
                <w:rPrChange w:id="130" w:author="Kis Tibor" w:date="2024-05-14T00:18:00Z">
                  <w:rPr>
                    <w:rStyle w:val="Hiperhivatkozs"/>
                    <w:noProof/>
                  </w:rPr>
                </w:rPrChange>
              </w:rPr>
              <w:delText>11.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31" w:author="Kis Tibor" w:date="2024-05-14T00:18:00Z">
                  <w:rPr>
                    <w:rStyle w:val="Hiperhivatkozs"/>
                    <w:noProof/>
                  </w:rPr>
                </w:rPrChange>
              </w:rPr>
              <w:delText>Windows szerver konfigurálása</w:delText>
            </w:r>
            <w:r w:rsidDel="008B724A">
              <w:rPr>
                <w:noProof/>
                <w:webHidden/>
              </w:rPr>
              <w:tab/>
              <w:delText>14</w:delText>
            </w:r>
          </w:del>
        </w:p>
        <w:p w14:paraId="2B07CB3C" w14:textId="7B4C062A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3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33" w:author="Kis Tibor" w:date="2024-05-14T00:18:00Z">
            <w:r w:rsidRPr="008B724A" w:rsidDel="008B724A">
              <w:rPr>
                <w:rPrChange w:id="134" w:author="Kis Tibor" w:date="2024-05-14T00:18:00Z">
                  <w:rPr>
                    <w:rStyle w:val="Hiperhivatkozs"/>
                    <w:noProof/>
                  </w:rPr>
                </w:rPrChange>
              </w:rPr>
              <w:delText>11.1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35" w:author="Kis Tibor" w:date="2024-05-14T00:18:00Z">
                  <w:rPr>
                    <w:rStyle w:val="Hiperhivatkozs"/>
                    <w:noProof/>
                  </w:rPr>
                </w:rPrChange>
              </w:rPr>
              <w:delText>DHCP</w:delText>
            </w:r>
            <w:r w:rsidDel="008B724A">
              <w:rPr>
                <w:noProof/>
                <w:webHidden/>
              </w:rPr>
              <w:tab/>
              <w:delText>14</w:delText>
            </w:r>
          </w:del>
        </w:p>
        <w:p w14:paraId="650C80AE" w14:textId="32F90F9F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3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37" w:author="Kis Tibor" w:date="2024-05-14T00:18:00Z">
            <w:r w:rsidRPr="008B724A" w:rsidDel="008B724A">
              <w:rPr>
                <w:rPrChange w:id="138" w:author="Kis Tibor" w:date="2024-05-14T00:18:00Z">
                  <w:rPr>
                    <w:rStyle w:val="Hiperhivatkozs"/>
                    <w:noProof/>
                  </w:rPr>
                </w:rPrChange>
              </w:rPr>
              <w:delText>11.2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39" w:author="Kis Tibor" w:date="2024-05-14T00:18:00Z">
                  <w:rPr>
                    <w:rStyle w:val="Hiperhivatkozs"/>
                    <w:noProof/>
                  </w:rPr>
                </w:rPrChange>
              </w:rPr>
              <w:delText>Active Directory beállítása</w:delText>
            </w:r>
            <w:r w:rsidDel="008B724A">
              <w:rPr>
                <w:noProof/>
                <w:webHidden/>
              </w:rPr>
              <w:tab/>
              <w:delText>14</w:delText>
            </w:r>
          </w:del>
        </w:p>
        <w:p w14:paraId="2BB182C8" w14:textId="12B163CF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4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41" w:author="Kis Tibor" w:date="2024-05-14T00:18:00Z">
            <w:r w:rsidRPr="008B724A" w:rsidDel="008B724A">
              <w:rPr>
                <w:rPrChange w:id="142" w:author="Kis Tibor" w:date="2024-05-14T00:18:00Z">
                  <w:rPr>
                    <w:rStyle w:val="Hiperhivatkozs"/>
                    <w:noProof/>
                  </w:rPr>
                </w:rPrChange>
              </w:rPr>
              <w:delText>11.3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43" w:author="Kis Tibor" w:date="2024-05-14T00:18:00Z">
                  <w:rPr>
                    <w:rStyle w:val="Hiperhivatkozs"/>
                    <w:noProof/>
                  </w:rPr>
                </w:rPrChange>
              </w:rPr>
              <w:delText>Biztonsági mentés</w:delText>
            </w:r>
            <w:r w:rsidDel="008B724A">
              <w:rPr>
                <w:noProof/>
                <w:webHidden/>
              </w:rPr>
              <w:tab/>
              <w:delText>16</w:delText>
            </w:r>
          </w:del>
        </w:p>
        <w:p w14:paraId="53F2F7E4" w14:textId="7018B263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4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45" w:author="Kis Tibor" w:date="2024-05-14T00:18:00Z">
            <w:r w:rsidRPr="008B724A" w:rsidDel="008B724A">
              <w:rPr>
                <w:rPrChange w:id="146" w:author="Kis Tibor" w:date="2024-05-14T00:18:00Z">
                  <w:rPr>
                    <w:rStyle w:val="Hiperhivatkozs"/>
                    <w:noProof/>
                  </w:rPr>
                </w:rPrChange>
              </w:rPr>
              <w:delText>12.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47" w:author="Kis Tibor" w:date="2024-05-14T00:18:00Z">
                  <w:rPr>
                    <w:rStyle w:val="Hiperhivatkozs"/>
                    <w:noProof/>
                  </w:rPr>
                </w:rPrChange>
              </w:rPr>
              <w:delText>Linux szerver konfigurálása</w:delText>
            </w:r>
            <w:r w:rsidDel="008B724A">
              <w:rPr>
                <w:noProof/>
                <w:webHidden/>
              </w:rPr>
              <w:tab/>
              <w:delText>18</w:delText>
            </w:r>
          </w:del>
        </w:p>
        <w:p w14:paraId="2B1CB960" w14:textId="30006963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4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49" w:author="Kis Tibor" w:date="2024-05-14T00:18:00Z">
            <w:r w:rsidRPr="008B724A" w:rsidDel="008B724A">
              <w:rPr>
                <w:rPrChange w:id="150" w:author="Kis Tibor" w:date="2024-05-14T00:18:00Z">
                  <w:rPr>
                    <w:rStyle w:val="Hiperhivatkozs"/>
                    <w:noProof/>
                  </w:rPr>
                </w:rPrChange>
              </w:rPr>
              <w:delText>12.1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51" w:author="Kis Tibor" w:date="2024-05-14T00:18:00Z">
                  <w:rPr>
                    <w:rStyle w:val="Hiperhivatkozs"/>
                    <w:noProof/>
                  </w:rPr>
                </w:rPrChange>
              </w:rPr>
              <w:delText>Telepítés</w:delText>
            </w:r>
            <w:r w:rsidDel="008B724A">
              <w:rPr>
                <w:noProof/>
                <w:webHidden/>
              </w:rPr>
              <w:tab/>
              <w:delText>18</w:delText>
            </w:r>
          </w:del>
        </w:p>
        <w:p w14:paraId="08005FA9" w14:textId="56A5718B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5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53" w:author="Kis Tibor" w:date="2024-05-14T00:18:00Z">
            <w:r w:rsidRPr="008B724A" w:rsidDel="008B724A">
              <w:rPr>
                <w:rPrChange w:id="154" w:author="Kis Tibor" w:date="2024-05-14T00:18:00Z">
                  <w:rPr>
                    <w:rStyle w:val="Hiperhivatkozs"/>
                    <w:noProof/>
                  </w:rPr>
                </w:rPrChange>
              </w:rPr>
              <w:delText>12.2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55" w:author="Kis Tibor" w:date="2024-05-14T00:18:00Z">
                  <w:rPr>
                    <w:rStyle w:val="Hiperhivatkozs"/>
                    <w:noProof/>
                  </w:rPr>
                </w:rPrChange>
              </w:rPr>
              <w:delText>DNS</w:delText>
            </w:r>
            <w:r w:rsidDel="008B724A">
              <w:rPr>
                <w:noProof/>
                <w:webHidden/>
              </w:rPr>
              <w:tab/>
              <w:delText>18</w:delText>
            </w:r>
          </w:del>
        </w:p>
        <w:p w14:paraId="11628A53" w14:textId="4AD065B3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5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57" w:author="Kis Tibor" w:date="2024-05-14T00:18:00Z">
            <w:r w:rsidRPr="008B724A" w:rsidDel="008B724A">
              <w:rPr>
                <w:rPrChange w:id="158" w:author="Kis Tibor" w:date="2024-05-14T00:18:00Z">
                  <w:rPr>
                    <w:rStyle w:val="Hiperhivatkozs"/>
                    <w:noProof/>
                  </w:rPr>
                </w:rPrChange>
              </w:rPr>
              <w:delText>12.3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59" w:author="Kis Tibor" w:date="2024-05-14T00:18:00Z">
                  <w:rPr>
                    <w:rStyle w:val="Hiperhivatkozs"/>
                    <w:noProof/>
                  </w:rPr>
                </w:rPrChange>
              </w:rPr>
              <w:delText>SSH</w:delText>
            </w:r>
            <w:r w:rsidDel="008B724A">
              <w:rPr>
                <w:noProof/>
                <w:webHidden/>
              </w:rPr>
              <w:tab/>
              <w:delText>18</w:delText>
            </w:r>
          </w:del>
        </w:p>
        <w:p w14:paraId="0C6140E9" w14:textId="5A787DED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60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61" w:author="Kis Tibor" w:date="2024-05-14T00:18:00Z">
            <w:r w:rsidRPr="008B724A" w:rsidDel="008B724A">
              <w:rPr>
                <w:rPrChange w:id="162" w:author="Kis Tibor" w:date="2024-05-14T00:18:00Z">
                  <w:rPr>
                    <w:rStyle w:val="Hiperhivatkozs"/>
                    <w:noProof/>
                  </w:rPr>
                </w:rPrChange>
              </w:rPr>
              <w:delText>12.4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63" w:author="Kis Tibor" w:date="2024-05-14T00:18:00Z">
                  <w:rPr>
                    <w:rStyle w:val="Hiperhivatkozs"/>
                    <w:noProof/>
                  </w:rPr>
                </w:rPrChange>
              </w:rPr>
              <w:delText>Samba</w:delText>
            </w:r>
            <w:r w:rsidDel="008B724A">
              <w:rPr>
                <w:noProof/>
                <w:webHidden/>
              </w:rPr>
              <w:tab/>
              <w:delText>19</w:delText>
            </w:r>
          </w:del>
        </w:p>
        <w:p w14:paraId="0A03EB50" w14:textId="135DB629" w:rsidR="000255B8" w:rsidDel="008B724A" w:rsidRDefault="000255B8">
          <w:pPr>
            <w:pStyle w:val="TJ2"/>
            <w:tabs>
              <w:tab w:val="left" w:pos="1100"/>
              <w:tab w:val="right" w:leader="dot" w:pos="9062"/>
            </w:tabs>
            <w:rPr>
              <w:del w:id="164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65" w:author="Kis Tibor" w:date="2024-05-14T00:18:00Z">
            <w:r w:rsidRPr="008B724A" w:rsidDel="008B724A">
              <w:rPr>
                <w:rPrChange w:id="166" w:author="Kis Tibor" w:date="2024-05-14T00:18:00Z">
                  <w:rPr>
                    <w:rStyle w:val="Hiperhivatkozs"/>
                    <w:noProof/>
                  </w:rPr>
                </w:rPrChange>
              </w:rPr>
              <w:delText>12.5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67" w:author="Kis Tibor" w:date="2024-05-14T00:18:00Z">
                  <w:rPr>
                    <w:rStyle w:val="Hiperhivatkozs"/>
                    <w:noProof/>
                  </w:rPr>
                </w:rPrChange>
              </w:rPr>
              <w:delText>Apache</w:delText>
            </w:r>
            <w:r w:rsidDel="008B724A">
              <w:rPr>
                <w:noProof/>
                <w:webHidden/>
              </w:rPr>
              <w:tab/>
              <w:delText>19</w:delText>
            </w:r>
          </w:del>
        </w:p>
        <w:p w14:paraId="5367062C" w14:textId="235762E7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68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69" w:author="Kis Tibor" w:date="2024-05-14T00:18:00Z">
            <w:r w:rsidRPr="008B724A" w:rsidDel="008B724A">
              <w:rPr>
                <w:rPrChange w:id="170" w:author="Kis Tibor" w:date="2024-05-14T00:18:00Z">
                  <w:rPr>
                    <w:rStyle w:val="Hiperhivatkozs"/>
                    <w:noProof/>
                  </w:rPr>
                </w:rPrChange>
              </w:rPr>
              <w:delText>13.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71" w:author="Kis Tibor" w:date="2024-05-14T00:18:00Z">
                  <w:rPr>
                    <w:rStyle w:val="Hiperhivatkozs"/>
                    <w:noProof/>
                  </w:rPr>
                </w:rPrChange>
              </w:rPr>
              <w:delText>Jövőbeni fejlesztések</w:delText>
            </w:r>
            <w:r w:rsidDel="008B724A">
              <w:rPr>
                <w:noProof/>
                <w:webHidden/>
              </w:rPr>
              <w:tab/>
              <w:delText>21</w:delText>
            </w:r>
          </w:del>
        </w:p>
        <w:p w14:paraId="3264A2F9" w14:textId="578108F9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72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73" w:author="Kis Tibor" w:date="2024-05-14T00:18:00Z">
            <w:r w:rsidRPr="008B724A" w:rsidDel="008B724A">
              <w:rPr>
                <w:rPrChange w:id="174" w:author="Kis Tibor" w:date="2024-05-14T00:18:00Z">
                  <w:rPr>
                    <w:rStyle w:val="Hiperhivatkozs"/>
                    <w:noProof/>
                  </w:rPr>
                </w:rPrChange>
              </w:rPr>
              <w:delText>14.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75" w:author="Kis Tibor" w:date="2024-05-14T00:18:00Z">
                  <w:rPr>
                    <w:rStyle w:val="Hiperhivatkozs"/>
                    <w:noProof/>
                  </w:rPr>
                </w:rPrChange>
              </w:rPr>
              <w:delText>Csapatmunka</w:delText>
            </w:r>
            <w:r w:rsidDel="008B724A">
              <w:rPr>
                <w:noProof/>
                <w:webHidden/>
              </w:rPr>
              <w:tab/>
              <w:delText>22</w:delText>
            </w:r>
          </w:del>
        </w:p>
        <w:p w14:paraId="59CCEDE4" w14:textId="1C44E984" w:rsidR="000255B8" w:rsidDel="008B724A" w:rsidRDefault="000255B8">
          <w:pPr>
            <w:pStyle w:val="TJ1"/>
            <w:tabs>
              <w:tab w:val="left" w:pos="660"/>
              <w:tab w:val="right" w:leader="dot" w:pos="9062"/>
            </w:tabs>
            <w:rPr>
              <w:del w:id="176" w:author="Kis Tibor" w:date="2024-05-14T00:18:00Z"/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del w:id="177" w:author="Kis Tibor" w:date="2024-05-14T00:18:00Z">
            <w:r w:rsidRPr="008B724A" w:rsidDel="008B724A">
              <w:rPr>
                <w:rPrChange w:id="178" w:author="Kis Tibor" w:date="2024-05-14T00:18:00Z">
                  <w:rPr>
                    <w:rStyle w:val="Hiperhivatkozs"/>
                    <w:noProof/>
                  </w:rPr>
                </w:rPrChange>
              </w:rPr>
              <w:delText>15.</w:delText>
            </w:r>
            <w:r w:rsidDel="008B724A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Pr="008B724A" w:rsidDel="008B724A">
              <w:rPr>
                <w:rPrChange w:id="179" w:author="Kis Tibor" w:date="2024-05-14T00:18:00Z">
                  <w:rPr>
                    <w:rStyle w:val="Hiperhivatkozs"/>
                    <w:noProof/>
                  </w:rPr>
                </w:rPrChange>
              </w:rPr>
              <w:delText>Melléklet</w:delText>
            </w:r>
            <w:r w:rsidDel="008B724A">
              <w:rPr>
                <w:noProof/>
                <w:webHidden/>
              </w:rPr>
              <w:tab/>
              <w:delText>23</w:delText>
            </w:r>
          </w:del>
        </w:p>
        <w:p w14:paraId="26A50C8D" w14:textId="379A2220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3C662D21" w:rsidR="0020047D" w:rsidRPr="00724515" w:rsidRDefault="00616279">
      <w:pPr>
        <w:pStyle w:val="Cmsor1"/>
      </w:pPr>
      <w:bookmarkStart w:id="180" w:name="_Toc166538298"/>
      <w:r w:rsidRPr="00724515"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724515">
        <w:t>Bevezetés</w:t>
      </w:r>
      <w:bookmarkEnd w:id="180"/>
      <w:r w:rsidR="00511F92" w:rsidRPr="00724515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E319A1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 xml:space="preserve">Cégünk a Szálkapari </w:t>
      </w:r>
      <w:proofErr w:type="gramStart"/>
      <w:r>
        <w:rPr>
          <w:rFonts w:ascii="Open Sans" w:hAnsi="Open Sans"/>
        </w:rPr>
        <w:t>Zrt</w:t>
      </w:r>
      <w:r w:rsidR="00493494">
        <w:rPr>
          <w:rFonts w:ascii="Open Sans" w:hAnsi="Open Sans"/>
        </w:rPr>
        <w:t>.</w:t>
      </w:r>
      <w:proofErr w:type="gramEnd"/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</w:t>
      </w:r>
      <w:r w:rsidR="00724515">
        <w:rPr>
          <w:rFonts w:ascii="Open Sans" w:hAnsi="Open Sans"/>
        </w:rPr>
        <w:t>három</w:t>
      </w:r>
      <w:r w:rsidR="00493494">
        <w:rPr>
          <w:rFonts w:ascii="Open Sans" w:hAnsi="Open Sans"/>
        </w:rPr>
        <w:t xml:space="preserve"> telephellyel rendelkezik</w:t>
      </w:r>
      <w:r w:rsidR="00724515">
        <w:rPr>
          <w:rFonts w:ascii="Open Sans" w:hAnsi="Open Sans"/>
        </w:rPr>
        <w:t xml:space="preserve"> Magyarország és Szlovákia területein</w:t>
      </w:r>
      <w:r w:rsidR="00493494">
        <w:rPr>
          <w:rFonts w:ascii="Open Sans" w:hAnsi="Open Sans"/>
        </w:rPr>
        <w:t xml:space="preserve">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commentRangeStart w:id="181"/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commentRangeEnd w:id="181"/>
      <w:r w:rsidR="006B0614">
        <w:rPr>
          <w:rStyle w:val="Jegyzethivatkozs"/>
        </w:rPr>
        <w:commentReference w:id="181"/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>
      <w:pPr>
        <w:pStyle w:val="Cmsor1"/>
      </w:pPr>
      <w:bookmarkStart w:id="182" w:name="_Toc166538299"/>
      <w:r>
        <w:lastRenderedPageBreak/>
        <w:t>Költségvetés</w:t>
      </w:r>
      <w:bookmarkEnd w:id="182"/>
    </w:p>
    <w:p w14:paraId="11E6BFB5" w14:textId="10D09581" w:rsidR="0057509D" w:rsidRDefault="00493494" w:rsidP="0057509D">
      <w:r>
        <w:t>A cég hálózata a következő eszközöket igényli:</w:t>
      </w:r>
    </w:p>
    <w:p w14:paraId="2D042B70" w14:textId="77777777" w:rsidR="0057509D" w:rsidRPr="0057509D" w:rsidRDefault="0057509D" w:rsidP="0057509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509D" w14:paraId="4ECD5E93" w14:textId="77777777" w:rsidTr="0057509D">
        <w:tc>
          <w:tcPr>
            <w:tcW w:w="3020" w:type="dxa"/>
          </w:tcPr>
          <w:p w14:paraId="641C45A0" w14:textId="2C823DF2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3021" w:type="dxa"/>
          </w:tcPr>
          <w:p w14:paraId="2BA80556" w14:textId="69448C3A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3021" w:type="dxa"/>
          </w:tcPr>
          <w:p w14:paraId="67E17188" w14:textId="788383D3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Összeg USD</w:t>
            </w:r>
          </w:p>
        </w:tc>
      </w:tr>
      <w:tr w:rsidR="0057509D" w14:paraId="54985717" w14:textId="77777777" w:rsidTr="0057509D">
        <w:tc>
          <w:tcPr>
            <w:tcW w:w="3020" w:type="dxa"/>
          </w:tcPr>
          <w:p w14:paraId="37B20405" w14:textId="295A934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3021" w:type="dxa"/>
          </w:tcPr>
          <w:p w14:paraId="43510CC2" w14:textId="6B369AF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3021" w:type="dxa"/>
          </w:tcPr>
          <w:p w14:paraId="17633942" w14:textId="1E02D5D7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27 855 $</w:t>
            </w:r>
          </w:p>
        </w:tc>
      </w:tr>
      <w:tr w:rsidR="0057509D" w14:paraId="4D27BBAB" w14:textId="77777777" w:rsidTr="0057509D">
        <w:tc>
          <w:tcPr>
            <w:tcW w:w="3020" w:type="dxa"/>
          </w:tcPr>
          <w:p w14:paraId="7351FD72" w14:textId="28E75D0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3021" w:type="dxa"/>
          </w:tcPr>
          <w:p w14:paraId="2B74F46D" w14:textId="691A4990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3021" w:type="dxa"/>
          </w:tcPr>
          <w:p w14:paraId="40D1D6BC" w14:textId="4F20E8E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6963 $</w:t>
            </w:r>
          </w:p>
        </w:tc>
      </w:tr>
      <w:tr w:rsidR="0057509D" w14:paraId="0E967394" w14:textId="77777777" w:rsidTr="0057509D">
        <w:tc>
          <w:tcPr>
            <w:tcW w:w="3020" w:type="dxa"/>
          </w:tcPr>
          <w:p w14:paraId="08577301" w14:textId="7ED2D5A9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3021" w:type="dxa"/>
          </w:tcPr>
          <w:p w14:paraId="1DE3A5B6" w14:textId="21B2D9F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3021" w:type="dxa"/>
          </w:tcPr>
          <w:p w14:paraId="4159015F" w14:textId="0E36681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8715 $</w:t>
            </w:r>
          </w:p>
        </w:tc>
      </w:tr>
      <w:tr w:rsidR="0057509D" w14:paraId="2DB4375C" w14:textId="77777777" w:rsidTr="0057509D">
        <w:tc>
          <w:tcPr>
            <w:tcW w:w="3020" w:type="dxa"/>
          </w:tcPr>
          <w:p w14:paraId="3CDCB4FB" w14:textId="4E67EA12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3021" w:type="dxa"/>
          </w:tcPr>
          <w:p w14:paraId="7A17CE35" w14:textId="28F549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3021" w:type="dxa"/>
          </w:tcPr>
          <w:p w14:paraId="7E4EBCF6" w14:textId="4040525C" w:rsidR="0057509D" w:rsidRDefault="0057509D" w:rsidP="00015532">
            <w:pPr>
              <w:jc w:val="lef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57509D" w14:paraId="5F50D8BB" w14:textId="77777777" w:rsidTr="0057509D">
        <w:tc>
          <w:tcPr>
            <w:tcW w:w="3020" w:type="dxa"/>
          </w:tcPr>
          <w:p w14:paraId="75BC7FFD" w14:textId="4B4D32B4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3021" w:type="dxa"/>
          </w:tcPr>
          <w:p w14:paraId="5B86F642" w14:textId="7A56BBF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3021" w:type="dxa"/>
          </w:tcPr>
          <w:p w14:paraId="63A22ACD" w14:textId="564C4BD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120 $</w:t>
            </w:r>
          </w:p>
        </w:tc>
      </w:tr>
      <w:tr w:rsidR="0057509D" w14:paraId="2FCF76C8" w14:textId="77777777" w:rsidTr="0057509D">
        <w:tc>
          <w:tcPr>
            <w:tcW w:w="3020" w:type="dxa"/>
          </w:tcPr>
          <w:p w14:paraId="3B976B1B" w14:textId="08A33196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switch</w:t>
            </w:r>
            <w:proofErr w:type="spellEnd"/>
            <w:r>
              <w:t xml:space="preserve">  3650</w:t>
            </w:r>
            <w:proofErr w:type="gramEnd"/>
          </w:p>
        </w:tc>
        <w:tc>
          <w:tcPr>
            <w:tcW w:w="3021" w:type="dxa"/>
          </w:tcPr>
          <w:p w14:paraId="3AF4B73C" w14:textId="07A657A5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3021" w:type="dxa"/>
          </w:tcPr>
          <w:p w14:paraId="59265D20" w14:textId="1635A096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18 572 $</w:t>
            </w:r>
          </w:p>
        </w:tc>
      </w:tr>
      <w:tr w:rsidR="0057509D" w14:paraId="303CC0CF" w14:textId="77777777" w:rsidTr="0057509D">
        <w:tc>
          <w:tcPr>
            <w:tcW w:w="3020" w:type="dxa"/>
          </w:tcPr>
          <w:p w14:paraId="450CAE8C" w14:textId="7CF5BF1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3021" w:type="dxa"/>
          </w:tcPr>
          <w:p w14:paraId="12910D2D" w14:textId="0AA2BD2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3021" w:type="dxa"/>
          </w:tcPr>
          <w:p w14:paraId="61B3226E" w14:textId="29A6341D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15 833 $</w:t>
            </w:r>
          </w:p>
        </w:tc>
      </w:tr>
      <w:tr w:rsidR="0057509D" w14:paraId="655A48E5" w14:textId="77777777" w:rsidTr="0057509D">
        <w:tc>
          <w:tcPr>
            <w:tcW w:w="3020" w:type="dxa"/>
          </w:tcPr>
          <w:p w14:paraId="25BD9FCA" w14:textId="66B620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3021" w:type="dxa"/>
          </w:tcPr>
          <w:p w14:paraId="76A7D302" w14:textId="5052BDCA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3021" w:type="dxa"/>
          </w:tcPr>
          <w:p w14:paraId="1F56F0A2" w14:textId="3AA9E97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130 $</w:t>
            </w:r>
          </w:p>
        </w:tc>
      </w:tr>
      <w:tr w:rsidR="0057509D" w14:paraId="0ACFE7D4" w14:textId="77777777" w:rsidTr="0057509D">
        <w:tc>
          <w:tcPr>
            <w:tcW w:w="3020" w:type="dxa"/>
          </w:tcPr>
          <w:p w14:paraId="53AB756C" w14:textId="18AC2E60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3021" w:type="dxa"/>
          </w:tcPr>
          <w:p w14:paraId="73C49037" w14:textId="22E7F5E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3021" w:type="dxa"/>
          </w:tcPr>
          <w:p w14:paraId="56DD81F8" w14:textId="7CF3980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1522 $</w:t>
            </w:r>
          </w:p>
        </w:tc>
      </w:tr>
      <w:tr w:rsidR="00CF4F34" w14:paraId="7A5653AB" w14:textId="77777777" w:rsidTr="0057509D">
        <w:tc>
          <w:tcPr>
            <w:tcW w:w="3020" w:type="dxa"/>
          </w:tcPr>
          <w:p w14:paraId="4FB7AFD2" w14:textId="3DCE0BA4" w:rsidR="00CF4F34" w:rsidRPr="0057509D" w:rsidRDefault="00CF4F34" w:rsidP="00015532">
            <w:pPr>
              <w:jc w:val="left"/>
              <w:rPr>
                <w:bCs/>
              </w:rPr>
            </w:pPr>
            <w:r>
              <w:rPr>
                <w:bCs/>
              </w:rPr>
              <w:t>ASA 550</w:t>
            </w:r>
            <w:r w:rsidR="000A2A4A">
              <w:rPr>
                <w:bCs/>
              </w:rPr>
              <w:t>6</w:t>
            </w:r>
            <w:r>
              <w:rPr>
                <w:bCs/>
              </w:rPr>
              <w:t xml:space="preserve"> (tűzfal)</w:t>
            </w:r>
          </w:p>
        </w:tc>
        <w:tc>
          <w:tcPr>
            <w:tcW w:w="3021" w:type="dxa"/>
          </w:tcPr>
          <w:p w14:paraId="54E0EA26" w14:textId="31DAF130" w:rsidR="00CF4F34" w:rsidRDefault="00CF4F34" w:rsidP="00015532">
            <w:pPr>
              <w:jc w:val="left"/>
            </w:pPr>
            <w:r>
              <w:t>1 db</w:t>
            </w:r>
          </w:p>
        </w:tc>
        <w:tc>
          <w:tcPr>
            <w:tcW w:w="3021" w:type="dxa"/>
          </w:tcPr>
          <w:p w14:paraId="53839775" w14:textId="0CD7A20F" w:rsidR="00CF4F34" w:rsidRDefault="000A2A4A" w:rsidP="00015532">
            <w:pPr>
              <w:jc w:val="left"/>
            </w:pPr>
            <w:r>
              <w:t>1261</w:t>
            </w:r>
            <w:r w:rsidR="00CF4F34">
              <w:t xml:space="preserve"> $</w:t>
            </w:r>
          </w:p>
        </w:tc>
      </w:tr>
    </w:tbl>
    <w:p w14:paraId="107DE97D" w14:textId="779DFA24" w:rsidR="00D929AD" w:rsidRDefault="00D929AD" w:rsidP="00015532">
      <w:pPr>
        <w:jc w:val="left"/>
        <w:rPr>
          <w:b/>
          <w:u w:val="single"/>
        </w:rPr>
      </w:pPr>
    </w:p>
    <w:p w14:paraId="02922F6B" w14:textId="7A425043" w:rsidR="0057509D" w:rsidRDefault="0057509D" w:rsidP="00015532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r w:rsidR="000A2A4A" w:rsidRPr="000A2A4A">
        <w:rPr>
          <w:b/>
          <w:u w:val="single"/>
        </w:rPr>
        <w:t>118771</w:t>
      </w:r>
      <w:r w:rsidR="000A2A4A">
        <w:rPr>
          <w:b/>
          <w:u w:val="single"/>
        </w:rPr>
        <w:t xml:space="preserve"> </w:t>
      </w:r>
      <w:r w:rsidRPr="000A17D5">
        <w:rPr>
          <w:b/>
          <w:u w:val="single"/>
        </w:rPr>
        <w:t xml:space="preserve">$ - </w:t>
      </w:r>
      <w:r w:rsidR="000A2A4A" w:rsidRPr="000A2A4A">
        <w:rPr>
          <w:b/>
          <w:u w:val="single"/>
        </w:rPr>
        <w:t>42 757 560</w:t>
      </w:r>
      <w:r w:rsidR="00CF4F34">
        <w:rPr>
          <w:b/>
          <w:u w:val="single"/>
        </w:rPr>
        <w:t xml:space="preserve"> </w:t>
      </w:r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 w:rsidR="00EC3210">
        <w:rPr>
          <w:bCs/>
        </w:rPr>
        <w:t>:</w:t>
      </w:r>
      <w:r w:rsidRPr="00EC3210">
        <w:rPr>
          <w:bCs/>
        </w:rPr>
        <w:br/>
        <w:t xml:space="preserve">- </w:t>
      </w:r>
      <w:r w:rsidR="00EC3210"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>-</w:t>
      </w:r>
      <w:r w:rsidR="00EC3210" w:rsidRPr="00EC3210">
        <w:rPr>
          <w:bCs/>
        </w:rPr>
        <w:t xml:space="preserve"> </w:t>
      </w:r>
      <w:r w:rsidR="00EC3210">
        <w:rPr>
          <w:bCs/>
        </w:rPr>
        <w:t>Eszközök b</w:t>
      </w:r>
      <w:r w:rsidR="00EC3210" w:rsidRPr="00EC3210">
        <w:rPr>
          <w:bCs/>
        </w:rPr>
        <w:t>eszerelés</w:t>
      </w:r>
      <w:r w:rsidR="00EC3210">
        <w:rPr>
          <w:bCs/>
        </w:rPr>
        <w:t>e</w:t>
      </w:r>
      <w:r w:rsidR="00EC3210" w:rsidRPr="00EC3210">
        <w:rPr>
          <w:bCs/>
        </w:rPr>
        <w:t>, konfigurálás</w:t>
      </w:r>
      <w:r w:rsidR="00103727">
        <w:rPr>
          <w:bCs/>
        </w:rPr>
        <w:t>, munkadíj</w:t>
      </w:r>
      <w:r w:rsidR="00EC3210">
        <w:rPr>
          <w:bCs/>
        </w:rPr>
        <w:t>: Maximum keret: 7.196.400 HUF</w:t>
      </w:r>
      <w:r w:rsidR="00EC3210">
        <w:rPr>
          <w:bCs/>
        </w:rPr>
        <w:br/>
      </w:r>
      <w:r w:rsidR="00EC3210">
        <w:rPr>
          <w:bCs/>
        </w:rPr>
        <w:br/>
      </w:r>
      <w:r w:rsidR="007B2F75">
        <w:rPr>
          <w:b/>
          <w:u w:val="single"/>
        </w:rPr>
        <w:t>A</w:t>
      </w:r>
      <w:r w:rsidR="00EC3210" w:rsidRPr="00EC3210">
        <w:rPr>
          <w:b/>
          <w:u w:val="single"/>
        </w:rPr>
        <w:t xml:space="preserve"> teljes hálózat kialakításának </w:t>
      </w:r>
      <w:r w:rsidR="00CF4F34">
        <w:rPr>
          <w:b/>
          <w:u w:val="single"/>
        </w:rPr>
        <w:t xml:space="preserve">bekerülési </w:t>
      </w:r>
      <w:proofErr w:type="gramStart"/>
      <w:r w:rsidR="00CF4F34">
        <w:rPr>
          <w:b/>
          <w:u w:val="single"/>
        </w:rPr>
        <w:t xml:space="preserve">értéke: </w:t>
      </w:r>
      <w:r w:rsidR="00EC3210" w:rsidRPr="00EC3210">
        <w:rPr>
          <w:b/>
          <w:u w:val="single"/>
        </w:rPr>
        <w:t xml:space="preserve"> </w:t>
      </w:r>
      <w:r w:rsidR="000A2A4A" w:rsidRPr="000A2A4A">
        <w:rPr>
          <w:b/>
          <w:u w:val="single"/>
        </w:rPr>
        <w:t>50</w:t>
      </w:r>
      <w:proofErr w:type="gramEnd"/>
      <w:r w:rsidR="000A2A4A" w:rsidRPr="000A2A4A">
        <w:rPr>
          <w:b/>
          <w:u w:val="single"/>
        </w:rPr>
        <w:t> 453</w:t>
      </w:r>
      <w:r w:rsidR="000A2A4A">
        <w:rPr>
          <w:b/>
          <w:u w:val="single"/>
        </w:rPr>
        <w:t> </w:t>
      </w:r>
      <w:r w:rsidR="000A2A4A" w:rsidRPr="000A2A4A">
        <w:rPr>
          <w:b/>
          <w:u w:val="single"/>
        </w:rPr>
        <w:t>960</w:t>
      </w:r>
      <w:r w:rsidR="000A2A4A">
        <w:rPr>
          <w:b/>
          <w:u w:val="single"/>
        </w:rPr>
        <w:t xml:space="preserve"> </w:t>
      </w:r>
      <w:r w:rsidR="00EC3210" w:rsidRPr="00EC3210">
        <w:rPr>
          <w:b/>
          <w:u w:val="single"/>
        </w:rPr>
        <w:t>HUF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>
      <w:pPr>
        <w:pStyle w:val="Cmsor1"/>
      </w:pPr>
      <w:bookmarkStart w:id="183" w:name="_Toc166538300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183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 xml:space="preserve">a </w:t>
      </w:r>
      <w:proofErr w:type="gramStart"/>
      <w:r w:rsidRPr="00173428">
        <w:t>fizikai,</w:t>
      </w:r>
      <w:proofErr w:type="gramEnd"/>
      <w:r w:rsidRPr="00173428">
        <w:t xml:space="preserve">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>
      <w:pPr>
        <w:pStyle w:val="Cmsor1"/>
      </w:pPr>
      <w:bookmarkStart w:id="184" w:name="_Toc166538301"/>
      <w:r>
        <w:lastRenderedPageBreak/>
        <w:t>Hálózati logikai struktúrája</w:t>
      </w:r>
      <w:bookmarkEnd w:id="184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 xml:space="preserve">ott. Alhálózatokat, </w:t>
      </w:r>
      <w:commentRangeStart w:id="185"/>
      <w:r>
        <w:t>VLAN</w:t>
      </w:r>
      <w:commentRangeEnd w:id="185"/>
      <w:r w:rsidR="003215D0">
        <w:rPr>
          <w:rStyle w:val="Jegyzethivatkozs"/>
        </w:rPr>
        <w:commentReference w:id="185"/>
      </w:r>
      <w:r>
        <w:t>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>
      <w:pPr>
        <w:pStyle w:val="Cmsor1"/>
      </w:pPr>
      <w:bookmarkStart w:id="186" w:name="_Toc166538302"/>
      <w:r>
        <w:lastRenderedPageBreak/>
        <w:t>Alkalmazott hálózati konfigurációk</w:t>
      </w:r>
      <w:bookmarkEnd w:id="186"/>
    </w:p>
    <w:p w14:paraId="1D1D4CD7" w14:textId="01699752" w:rsidR="00D929AD" w:rsidRDefault="00DE507C">
      <w:pPr>
        <w:pStyle w:val="Cmsor2"/>
        <w:pPrChange w:id="187" w:author="Kis Tibor" w:date="2024-05-14T00:07:00Z">
          <w:pPr>
            <w:pStyle w:val="Cmsor2"/>
            <w:ind w:left="720" w:hanging="360"/>
          </w:pPr>
        </w:pPrChange>
      </w:pPr>
      <w:bookmarkStart w:id="188" w:name="_Toc166538303"/>
      <w:r>
        <w:t>Forgalomirányítás</w:t>
      </w:r>
      <w:bookmarkEnd w:id="188"/>
    </w:p>
    <w:p w14:paraId="1BCAD629" w14:textId="1B49222C" w:rsidR="00DE507C" w:rsidRPr="00D929AD" w:rsidRDefault="00DE507C" w:rsidP="00D929AD">
      <w:r>
        <w:t xml:space="preserve">A </w:t>
      </w:r>
      <w:proofErr w:type="gramStart"/>
      <w:r>
        <w:t>telephelyeken</w:t>
      </w:r>
      <w:proofErr w:type="gramEnd"/>
      <w:r>
        <w:t xml:space="preserve">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>
      <w:pPr>
        <w:pStyle w:val="Cmsor2"/>
        <w:pPrChange w:id="189" w:author="Kis Tibor" w:date="2024-05-14T00:07:00Z">
          <w:pPr>
            <w:pStyle w:val="Cmsor2"/>
            <w:ind w:left="720" w:hanging="360"/>
          </w:pPr>
        </w:pPrChange>
      </w:pPr>
      <w:bookmarkStart w:id="190" w:name="_Toc166538304"/>
      <w:r>
        <w:t>IP címek kiosztása</w:t>
      </w:r>
      <w:bookmarkEnd w:id="190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</w:t>
      </w:r>
      <w:commentRangeStart w:id="191"/>
      <w:r w:rsidR="00FB289C">
        <w:t>IPv4</w:t>
      </w:r>
      <w:commentRangeEnd w:id="191"/>
      <w:r w:rsidR="003215D0">
        <w:rPr>
          <w:rStyle w:val="Jegyzethivatkozs"/>
        </w:rPr>
        <w:commentReference w:id="191"/>
      </w:r>
      <w:r w:rsidR="00FB289C">
        <w:t xml:space="preserve">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</w:t>
      </w:r>
      <w:proofErr w:type="gramStart"/>
      <w:r>
        <w:t>8:CAFE</w:t>
      </w:r>
      <w:proofErr w:type="gramEnd"/>
      <w:r>
        <w:t>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</w:t>
      </w:r>
      <w:proofErr w:type="gramStart"/>
      <w:r>
        <w:t>8:CAFE</w:t>
      </w:r>
      <w:proofErr w:type="gramEnd"/>
      <w:r>
        <w:t>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</w:t>
      </w:r>
      <w:proofErr w:type="gramStart"/>
      <w:r>
        <w:t>8:CAFE</w:t>
      </w:r>
      <w:proofErr w:type="gramEnd"/>
      <w:r>
        <w:t>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192" w:name="_Toc166538305"/>
      <w:proofErr w:type="spellStart"/>
      <w:r w:rsidRPr="00724515">
        <w:t>Etherchannel</w:t>
      </w:r>
      <w:bookmarkEnd w:id="192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253E7306" w:rsidR="00CA2B5C" w:rsidRPr="009466EA" w:rsidRDefault="00CA2B5C" w:rsidP="00902F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43757" wp14:editId="11860AAF">
            <wp:simplePos x="0" y="0"/>
            <wp:positionH relativeFrom="margin">
              <wp:align>left</wp:align>
            </wp:positionH>
            <wp:positionV relativeFrom="paragraph">
              <wp:posOffset>5252720</wp:posOffset>
            </wp:positionV>
            <wp:extent cx="3838575" cy="2188939"/>
            <wp:effectExtent l="0" t="0" r="0" b="190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8AC6" wp14:editId="78F9860F">
            <wp:simplePos x="0" y="0"/>
            <wp:positionH relativeFrom="margin">
              <wp:align>left</wp:align>
            </wp:positionH>
            <wp:positionV relativeFrom="paragraph">
              <wp:posOffset>7625080</wp:posOffset>
            </wp:positionV>
            <wp:extent cx="4038600" cy="969531"/>
            <wp:effectExtent l="0" t="0" r="0" b="254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A5">
        <w:t xml:space="preserve">A legtöbb konfigurációs feladat elvégezhető az </w:t>
      </w:r>
      <w:proofErr w:type="spellStart"/>
      <w:r w:rsidR="00902FA5">
        <w:t>EtherChannel</w:t>
      </w:r>
      <w:proofErr w:type="spellEnd"/>
      <w:r w:rsidR="00902FA5">
        <w:t xml:space="preserve"> (</w:t>
      </w:r>
      <w:proofErr w:type="spellStart"/>
      <w:r w:rsidR="00902FA5">
        <w:t>portcsatorna</w:t>
      </w:r>
      <w:proofErr w:type="spellEnd"/>
      <w:r w:rsidR="00902FA5">
        <w:t>) interfészen, így nincs szükség a portok egyedi kezelésére, ezzel biztosítható azok következetes beállítása.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a meglévő </w:t>
      </w:r>
      <w:proofErr w:type="spellStart"/>
      <w:r w:rsidR="00902FA5">
        <w:t>switchportokat</w:t>
      </w:r>
      <w:proofErr w:type="spellEnd"/>
      <w:r w:rsidR="00902FA5">
        <w:t xml:space="preserve"> használja, így nincs szükség gyorsabb és jóval drágább összeköttetésre a nagyobb sávszélesség eléréséhez.</w:t>
      </w:r>
      <w:r>
        <w:t xml:space="preserve"> </w:t>
      </w:r>
      <w:r w:rsidR="00902FA5">
        <w:t xml:space="preserve">Ugyanahhoz az </w:t>
      </w:r>
      <w:proofErr w:type="spellStart"/>
      <w:r w:rsidR="00902FA5">
        <w:t>EtherChannel-hez</w:t>
      </w:r>
      <w:proofErr w:type="spellEnd"/>
      <w:r w:rsidR="00902FA5">
        <w:t xml:space="preserve"> tartozó portok között terheléselosztás valósul meg. Hardvertől függően egy vagy több terheléselosztási mód is alkalmazható. </w:t>
      </w:r>
      <w:proofErr w:type="spellStart"/>
      <w:r w:rsidR="00902FA5">
        <w:t>These</w:t>
      </w:r>
      <w:proofErr w:type="spellEnd"/>
      <w:r w:rsidR="00902FA5">
        <w:t xml:space="preserve"> </w:t>
      </w:r>
      <w:proofErr w:type="spellStart"/>
      <w:r w:rsidR="00902FA5">
        <w:t>methods</w:t>
      </w:r>
      <w:proofErr w:type="spellEnd"/>
      <w:r w:rsidR="00902FA5">
        <w:t xml:space="preserve"> </w:t>
      </w:r>
      <w:proofErr w:type="spellStart"/>
      <w:r w:rsidR="00902FA5">
        <w:t>include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MAC and </w:t>
      </w:r>
      <w:proofErr w:type="spellStart"/>
      <w:r w:rsidR="00902FA5">
        <w:t>destination</w:t>
      </w:r>
      <w:proofErr w:type="spellEnd"/>
      <w:r w:rsidR="00902FA5">
        <w:t xml:space="preserve"> MAC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or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IP and </w:t>
      </w:r>
      <w:proofErr w:type="spellStart"/>
      <w:r w:rsidR="00902FA5">
        <w:t>destination</w:t>
      </w:r>
      <w:proofErr w:type="spellEnd"/>
      <w:r w:rsidR="00902FA5">
        <w:t xml:space="preserve"> IP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across</w:t>
      </w:r>
      <w:proofErr w:type="spellEnd"/>
      <w:r w:rsidR="00902FA5">
        <w:t xml:space="preserve"> </w:t>
      </w:r>
      <w:proofErr w:type="spellStart"/>
      <w:r w:rsidR="00902FA5">
        <w:t>the</w:t>
      </w:r>
      <w:proofErr w:type="spellEnd"/>
      <w:r w:rsidR="00902FA5">
        <w:t xml:space="preserve"> </w:t>
      </w:r>
      <w:proofErr w:type="spellStart"/>
      <w:r w:rsidR="00902FA5">
        <w:t>physical</w:t>
      </w:r>
      <w:proofErr w:type="spellEnd"/>
      <w:r w:rsidR="00902FA5">
        <w:t xml:space="preserve"> links.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-be rendezett </w:t>
      </w:r>
      <w:proofErr w:type="spellStart"/>
      <w:r w:rsidR="00902FA5">
        <w:t>portcsoport</w:t>
      </w:r>
      <w:proofErr w:type="spellEnd"/>
      <w:r w:rsidR="00902FA5">
        <w:t xml:space="preserve"> egyetlen logikai kapcsolatként működik. Ha két </w:t>
      </w:r>
      <w:proofErr w:type="spellStart"/>
      <w:r w:rsidR="00902FA5">
        <w:t>switch</w:t>
      </w:r>
      <w:proofErr w:type="spellEnd"/>
      <w:r w:rsidR="00902FA5">
        <w:t xml:space="preserve"> között több </w:t>
      </w:r>
      <w:proofErr w:type="spellStart"/>
      <w:r w:rsidR="00902FA5">
        <w:t>EtherChannel</w:t>
      </w:r>
      <w:proofErr w:type="spellEnd"/>
      <w:r w:rsidR="00902FA5">
        <w:t xml:space="preserve"> köteg is van, akkor az STP blokkolhat közülük néhányat a hurkok kialakulásának elkerülése érdekében. Ha az STP blokkol egy redundáns kapcsolatot, akkor zárolja az egész </w:t>
      </w:r>
      <w:proofErr w:type="spellStart"/>
      <w:r w:rsidR="00902FA5">
        <w:t>EtherChannel</w:t>
      </w:r>
      <w:proofErr w:type="spellEnd"/>
      <w:r w:rsidR="00902FA5">
        <w:t xml:space="preserve">-t, vagyis letiltja az összes hozzá tartozó </w:t>
      </w:r>
      <w:proofErr w:type="spellStart"/>
      <w:r w:rsidR="00902FA5">
        <w:t>portot</w:t>
      </w:r>
      <w:proofErr w:type="spellEnd"/>
      <w:r w:rsidR="00902FA5">
        <w:t xml:space="preserve">. Amikor csak egy </w:t>
      </w:r>
      <w:proofErr w:type="spellStart"/>
      <w:r w:rsidR="00902FA5">
        <w:t>EtherChannel</w:t>
      </w:r>
      <w:proofErr w:type="spellEnd"/>
      <w:r w:rsidR="00902FA5">
        <w:t xml:space="preserve"> kapcsolat létezik, akkor az összes benne levő fizikai port aktív marad, mivel az STP csak egy (logikai) kapcsolatot lát.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redundanciát biztosít, mert a teljes összerendezett köteg egy logikai kapcsolatot alkot. Továbbá a csatorna valamely fizikai </w:t>
      </w:r>
      <w:proofErr w:type="spellStart"/>
      <w:r w:rsidR="00902FA5">
        <w:t>portjának</w:t>
      </w:r>
      <w:proofErr w:type="spellEnd"/>
      <w:r w:rsidR="00902FA5">
        <w:t xml:space="preserve"> kiesése nem okoz változást a topológiában. Ezért nem szükséges az STP újraszámítása. Amíg legalább egy fizikai port jelen van, addig az </w:t>
      </w:r>
      <w:proofErr w:type="spellStart"/>
      <w:r w:rsidR="00902FA5">
        <w:t>EtherChannel</w:t>
      </w:r>
      <w:proofErr w:type="spellEnd"/>
      <w:r w:rsidR="00902FA5">
        <w:t xml:space="preserve"> is működőképes marad, de a kiesett portok </w:t>
      </w:r>
      <w:commentRangeStart w:id="193"/>
      <w:r w:rsidR="00902FA5">
        <w:t>miatt</w:t>
      </w:r>
      <w:commentRangeEnd w:id="193"/>
      <w:r w:rsidR="003215D0">
        <w:rPr>
          <w:rStyle w:val="Jegyzethivatkozs"/>
        </w:rPr>
        <w:commentReference w:id="193"/>
      </w:r>
      <w:r w:rsidR="00902FA5">
        <w:t xml:space="preserve"> a teljes átbocsátóképesség</w:t>
      </w:r>
      <w:r>
        <w:t xml:space="preserve"> </w:t>
      </w:r>
      <w:r w:rsidR="00902FA5">
        <w:t>lecsökken.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>
        <w:t xml:space="preserve"> a hálózatban (2 féle</w:t>
      </w:r>
      <w:proofErr w:type="gramStart"/>
      <w:r>
        <w:t>) :</w:t>
      </w:r>
      <w:proofErr w:type="gramEnd"/>
    </w:p>
    <w:p w14:paraId="037162FB" w14:textId="3201B4A0" w:rsidR="003215D0" w:rsidRDefault="003215D0">
      <w:pPr>
        <w:pStyle w:val="Cmsor1"/>
      </w:pPr>
      <w:bookmarkStart w:id="194" w:name="_Toc166538306"/>
      <w:r>
        <w:lastRenderedPageBreak/>
        <w:t>VPN</w:t>
      </w:r>
      <w:ins w:id="195" w:author="Gergő Lócska" w:date="2024-05-13T22:33:00Z">
        <w:r w:rsidR="00DC6FAF">
          <w:t xml:space="preserve"> - GERGŐ</w:t>
        </w:r>
      </w:ins>
      <w:bookmarkEnd w:id="194"/>
    </w:p>
    <w:p w14:paraId="7E0FE7DF" w14:textId="77777777" w:rsidR="003215D0" w:rsidRPr="003215D0" w:rsidRDefault="003215D0" w:rsidP="00335889"/>
    <w:p w14:paraId="4574C012" w14:textId="77777777" w:rsidR="00B4260A" w:rsidRDefault="00B4260A" w:rsidP="00B4260A">
      <w:pPr>
        <w:rPr>
          <w:ins w:id="196" w:author="Gergő Lócska" w:date="2024-05-14T18:29:00Z" w16du:dateUtc="2024-05-14T16:29:00Z"/>
        </w:rPr>
      </w:pPr>
      <w:ins w:id="197" w:author="Gergő Lócska" w:date="2024-05-14T18:29:00Z" w16du:dateUtc="2024-05-14T16:29:00Z">
        <w:r>
          <w:t>A VPN (</w:t>
        </w:r>
        <w:proofErr w:type="spellStart"/>
        <w:r>
          <w:t>Virtual</w:t>
        </w:r>
        <w:proofErr w:type="spellEnd"/>
        <w:r>
          <w:t xml:space="preserve"> </w:t>
        </w:r>
        <w:proofErr w:type="spellStart"/>
        <w:r>
          <w:t>Private</w:t>
        </w:r>
        <w:proofErr w:type="spellEnd"/>
        <w:r>
          <w:t xml:space="preserve"> Network) konfigurációja és implementációja alapvető fontosságú a két szervezet belső hálózatai közötti biztonságos kommunikációhoz. A rendszerterv ebben a fejezetben részletesen bemutatja a VPN konfigurációt, kitérve a biztonsági aspektusokra és az előnyökre.</w:t>
        </w:r>
      </w:ins>
    </w:p>
    <w:p w14:paraId="2AF93A66" w14:textId="77777777" w:rsidR="00B4260A" w:rsidRDefault="00B4260A" w:rsidP="00B4260A">
      <w:pPr>
        <w:rPr>
          <w:ins w:id="198" w:author="Gergő Lócska" w:date="2024-05-14T18:29:00Z" w16du:dateUtc="2024-05-14T16:29:00Z"/>
        </w:rPr>
      </w:pPr>
    </w:p>
    <w:p w14:paraId="364215F3" w14:textId="77777777" w:rsidR="00B4260A" w:rsidRDefault="00B4260A" w:rsidP="00B4260A">
      <w:pPr>
        <w:rPr>
          <w:ins w:id="199" w:author="Gergő Lócska" w:date="2024-05-14T18:29:00Z" w16du:dateUtc="2024-05-14T16:29:00Z"/>
        </w:rPr>
      </w:pPr>
      <w:ins w:id="200" w:author="Gergő Lócska" w:date="2024-05-14T18:29:00Z" w16du:dateUtc="2024-05-14T16:29:00Z">
        <w:r>
          <w:t>4.1 Konfiguráció Részletei</w:t>
        </w:r>
      </w:ins>
    </w:p>
    <w:p w14:paraId="2050DC47" w14:textId="77777777" w:rsidR="00B4260A" w:rsidRDefault="00B4260A" w:rsidP="00B4260A">
      <w:pPr>
        <w:rPr>
          <w:ins w:id="201" w:author="Gergő Lócska" w:date="2024-05-14T18:29:00Z" w16du:dateUtc="2024-05-14T16:29:00Z"/>
        </w:rPr>
      </w:pPr>
    </w:p>
    <w:p w14:paraId="591F50D4" w14:textId="77777777" w:rsidR="00B4260A" w:rsidRDefault="00B4260A" w:rsidP="00B4260A">
      <w:pPr>
        <w:rPr>
          <w:ins w:id="202" w:author="Gergő Lócska" w:date="2024-05-14T18:29:00Z" w16du:dateUtc="2024-05-14T16:29:00Z"/>
        </w:rPr>
      </w:pPr>
      <w:ins w:id="203" w:author="Gergő Lócska" w:date="2024-05-14T18:29:00Z" w16du:dateUtc="2024-05-14T16:29:00Z">
        <w:r>
          <w:t>A rendszerterv először is részletesen ismerteti a VPN konfigurációjának részleteit mindkét szervezet routerén. A konfiguráció magában foglalja az alábbi lépéseket:</w:t>
        </w:r>
      </w:ins>
    </w:p>
    <w:p w14:paraId="216CC855" w14:textId="77777777" w:rsidR="00B4260A" w:rsidRDefault="00B4260A" w:rsidP="00B4260A">
      <w:pPr>
        <w:rPr>
          <w:ins w:id="204" w:author="Gergő Lócska" w:date="2024-05-14T18:29:00Z" w16du:dateUtc="2024-05-14T16:29:00Z"/>
        </w:rPr>
      </w:pPr>
    </w:p>
    <w:p w14:paraId="654E2D42" w14:textId="77777777" w:rsidR="00B4260A" w:rsidRDefault="00B4260A" w:rsidP="00B4260A">
      <w:pPr>
        <w:rPr>
          <w:ins w:id="205" w:author="Gergő Lócska" w:date="2024-05-14T18:29:00Z" w16du:dateUtc="2024-05-14T16:29:00Z"/>
        </w:rPr>
      </w:pPr>
      <w:ins w:id="206" w:author="Gergő Lócska" w:date="2024-05-14T18:29:00Z" w16du:dateUtc="2024-05-14T16:29:00Z">
        <w:r>
          <w:t xml:space="preserve">    Access-</w:t>
        </w:r>
        <w:proofErr w:type="spellStart"/>
        <w:r>
          <w:t>listek</w:t>
        </w:r>
        <w:proofErr w:type="spellEnd"/>
        <w:r>
          <w:t xml:space="preserve"> definiálása az engedélyezett IP-címek és portok megadásához.</w:t>
        </w:r>
      </w:ins>
    </w:p>
    <w:p w14:paraId="032B28A7" w14:textId="77777777" w:rsidR="00B4260A" w:rsidRDefault="00B4260A" w:rsidP="00B4260A">
      <w:pPr>
        <w:rPr>
          <w:ins w:id="207" w:author="Gergő Lócska" w:date="2024-05-14T18:29:00Z" w16du:dateUtc="2024-05-14T16:29:00Z"/>
        </w:rPr>
      </w:pPr>
      <w:ins w:id="208" w:author="Gergő Lócska" w:date="2024-05-14T18:29:00Z" w16du:dateUtc="2024-05-14T16:29:00Z">
        <w:r>
          <w:t xml:space="preserve">    ISAKMP (Internet </w:t>
        </w:r>
        <w:proofErr w:type="spellStart"/>
        <w:r>
          <w:t>Security</w:t>
        </w:r>
        <w:proofErr w:type="spellEnd"/>
        <w:r>
          <w:t xml:space="preserve"> </w:t>
        </w:r>
        <w:proofErr w:type="spellStart"/>
        <w:r>
          <w:t>Association</w:t>
        </w:r>
        <w:proofErr w:type="spellEnd"/>
        <w:r>
          <w:t xml:space="preserve"> and Key Management </w:t>
        </w:r>
        <w:proofErr w:type="spellStart"/>
        <w:r>
          <w:t>Protocol</w:t>
        </w:r>
        <w:proofErr w:type="spellEnd"/>
        <w:r>
          <w:t>) politika beállítása a kulcsszerződés és a titkosítási algoritmusok meghatározásához.</w:t>
        </w:r>
      </w:ins>
    </w:p>
    <w:p w14:paraId="29C342D2" w14:textId="77777777" w:rsidR="00B4260A" w:rsidRDefault="00B4260A" w:rsidP="00B4260A">
      <w:pPr>
        <w:rPr>
          <w:ins w:id="209" w:author="Gergő Lócska" w:date="2024-05-14T18:29:00Z" w16du:dateUtc="2024-05-14T16:29:00Z"/>
        </w:rPr>
      </w:pPr>
      <w:ins w:id="210" w:author="Gergő Lócska" w:date="2024-05-14T18:29:00Z" w16du:dateUtc="2024-05-14T16:29:00Z">
        <w:r>
          <w:t xml:space="preserve">    Az ISAKMP kulcsok és az </w:t>
        </w:r>
        <w:proofErr w:type="spellStart"/>
        <w:r>
          <w:t>IPsec</w:t>
        </w:r>
        <w:proofErr w:type="spellEnd"/>
        <w:r>
          <w:t xml:space="preserve"> </w:t>
        </w:r>
        <w:proofErr w:type="spellStart"/>
        <w:r>
          <w:t>transformációs</w:t>
        </w:r>
        <w:proofErr w:type="spellEnd"/>
        <w:r>
          <w:t xml:space="preserve"> készletek konfigurálása az </w:t>
        </w:r>
        <w:proofErr w:type="spellStart"/>
        <w:r>
          <w:t>autentikáció</w:t>
        </w:r>
        <w:proofErr w:type="spellEnd"/>
        <w:r>
          <w:t xml:space="preserve"> és a titkosítás számára.</w:t>
        </w:r>
      </w:ins>
    </w:p>
    <w:p w14:paraId="42E735F4" w14:textId="77777777" w:rsidR="00B4260A" w:rsidRDefault="00B4260A" w:rsidP="00B4260A">
      <w:pPr>
        <w:rPr>
          <w:ins w:id="211" w:author="Gergő Lócska" w:date="2024-05-14T18:29:00Z" w16du:dateUtc="2024-05-14T16:29:00Z"/>
        </w:rPr>
      </w:pPr>
      <w:ins w:id="212" w:author="Gergő Lócska" w:date="2024-05-14T18:29:00Z" w16du:dateUtc="2024-05-14T16:29:00Z">
        <w:r>
          <w:t xml:space="preserve">    A kriptográfiai térképek beállítása az </w:t>
        </w:r>
        <w:proofErr w:type="spellStart"/>
        <w:r>
          <w:t>IPsec</w:t>
        </w:r>
        <w:proofErr w:type="spellEnd"/>
        <w:r>
          <w:t xml:space="preserve"> és ISAKMP konfigurációkhoz.</w:t>
        </w:r>
      </w:ins>
    </w:p>
    <w:p w14:paraId="3B0D9CF2" w14:textId="77777777" w:rsidR="00B4260A" w:rsidRDefault="00B4260A" w:rsidP="00B4260A">
      <w:pPr>
        <w:rPr>
          <w:ins w:id="213" w:author="Gergő Lócska" w:date="2024-05-14T18:29:00Z" w16du:dateUtc="2024-05-14T16:29:00Z"/>
        </w:rPr>
      </w:pPr>
    </w:p>
    <w:p w14:paraId="144AB873" w14:textId="77777777" w:rsidR="00B4260A" w:rsidRDefault="00B4260A" w:rsidP="00B4260A">
      <w:pPr>
        <w:rPr>
          <w:ins w:id="214" w:author="Gergő Lócska" w:date="2024-05-14T18:29:00Z" w16du:dateUtc="2024-05-14T16:29:00Z"/>
        </w:rPr>
      </w:pPr>
      <w:ins w:id="215" w:author="Gergő Lócska" w:date="2024-05-14T18:29:00Z" w16du:dateUtc="2024-05-14T16:29:00Z">
        <w:r>
          <w:t>4.2 Biztonsági Aspektusok</w:t>
        </w:r>
      </w:ins>
    </w:p>
    <w:p w14:paraId="1192C0AA" w14:textId="77777777" w:rsidR="00B4260A" w:rsidRDefault="00B4260A" w:rsidP="00B4260A">
      <w:pPr>
        <w:rPr>
          <w:ins w:id="216" w:author="Gergő Lócska" w:date="2024-05-14T18:29:00Z" w16du:dateUtc="2024-05-14T16:29:00Z"/>
        </w:rPr>
      </w:pPr>
    </w:p>
    <w:p w14:paraId="45F5E5AA" w14:textId="77777777" w:rsidR="00B4260A" w:rsidRDefault="00B4260A" w:rsidP="00B4260A">
      <w:pPr>
        <w:rPr>
          <w:ins w:id="217" w:author="Gergő Lócska" w:date="2024-05-14T18:29:00Z" w16du:dateUtc="2024-05-14T16:29:00Z"/>
        </w:rPr>
      </w:pPr>
      <w:ins w:id="218" w:author="Gergő Lócska" w:date="2024-05-14T18:29:00Z" w16du:dateUtc="2024-05-14T16:29:00Z">
        <w:r>
          <w:t>A rendszerterv kiemelten foglalkozik a VPN konfiguráció biztonsági részleteivel. Ezek a következők:</w:t>
        </w:r>
      </w:ins>
    </w:p>
    <w:p w14:paraId="05789589" w14:textId="77777777" w:rsidR="00B4260A" w:rsidRDefault="00B4260A" w:rsidP="00B4260A">
      <w:pPr>
        <w:rPr>
          <w:ins w:id="219" w:author="Gergő Lócska" w:date="2024-05-14T18:29:00Z" w16du:dateUtc="2024-05-14T16:29:00Z"/>
        </w:rPr>
      </w:pPr>
    </w:p>
    <w:p w14:paraId="7E0D5606" w14:textId="77777777" w:rsidR="00B4260A" w:rsidRDefault="00B4260A" w:rsidP="00B4260A">
      <w:pPr>
        <w:rPr>
          <w:ins w:id="220" w:author="Gergő Lócska" w:date="2024-05-14T18:29:00Z" w16du:dateUtc="2024-05-14T16:29:00Z"/>
        </w:rPr>
      </w:pPr>
      <w:ins w:id="221" w:author="Gergő Lócska" w:date="2024-05-14T18:29:00Z" w16du:dateUtc="2024-05-14T16:29:00Z">
        <w:r>
          <w:t xml:space="preserve">    Titkosítás: Az AES 256-bites titkosítás és az SHA algoritmusok használata adataink védelme érdekében.</w:t>
        </w:r>
      </w:ins>
    </w:p>
    <w:p w14:paraId="60AA194A" w14:textId="77777777" w:rsidR="00B4260A" w:rsidRDefault="00B4260A" w:rsidP="00B4260A">
      <w:pPr>
        <w:rPr>
          <w:ins w:id="222" w:author="Gergő Lócska" w:date="2024-05-14T18:29:00Z" w16du:dateUtc="2024-05-14T16:29:00Z"/>
        </w:rPr>
      </w:pPr>
      <w:ins w:id="223" w:author="Gergő Lócska" w:date="2024-05-14T18:29:00Z" w16du:dateUtc="2024-05-14T16:29:00Z">
        <w:r>
          <w:t xml:space="preserve">    Előosztott kulcsok: Az előosztott kulcsok biztosítják az </w:t>
        </w:r>
        <w:proofErr w:type="spellStart"/>
        <w:r>
          <w:t>autentikációt</w:t>
        </w:r>
        <w:proofErr w:type="spellEnd"/>
        <w:r>
          <w:t xml:space="preserve"> és az adatok titkosítását a VPN kapcsolatokban.</w:t>
        </w:r>
      </w:ins>
    </w:p>
    <w:p w14:paraId="7899287C" w14:textId="77777777" w:rsidR="00B4260A" w:rsidRDefault="00B4260A" w:rsidP="00B4260A">
      <w:pPr>
        <w:rPr>
          <w:ins w:id="224" w:author="Gergő Lócska" w:date="2024-05-14T18:29:00Z" w16du:dateUtc="2024-05-14T16:29:00Z"/>
        </w:rPr>
      </w:pPr>
      <w:ins w:id="225" w:author="Gergő Lócska" w:date="2024-05-14T18:29:00Z" w16du:dateUtc="2024-05-14T16:29:00Z">
        <w:r>
          <w:lastRenderedPageBreak/>
          <w:t xml:space="preserve">    Access-</w:t>
        </w:r>
        <w:proofErr w:type="spellStart"/>
        <w:r>
          <w:t>listek</w:t>
        </w:r>
        <w:proofErr w:type="spellEnd"/>
        <w:r>
          <w:t xml:space="preserve">: Az </w:t>
        </w:r>
        <w:proofErr w:type="spellStart"/>
        <w:r>
          <w:t>access-listek</w:t>
        </w:r>
        <w:proofErr w:type="spellEnd"/>
        <w:r>
          <w:t xml:space="preserve"> pontosan meghatározzák, hogy mely IP-címek és portok kommunikálhatnak egymással, ezáltal minimalizálva a támadási felületet.</w:t>
        </w:r>
      </w:ins>
    </w:p>
    <w:p w14:paraId="26B31FE0" w14:textId="77777777" w:rsidR="00B4260A" w:rsidRDefault="00B4260A" w:rsidP="00B4260A">
      <w:pPr>
        <w:rPr>
          <w:ins w:id="226" w:author="Gergő Lócska" w:date="2024-05-14T18:29:00Z" w16du:dateUtc="2024-05-14T16:29:00Z"/>
        </w:rPr>
      </w:pPr>
      <w:ins w:id="227" w:author="Gergő Lócska" w:date="2024-05-14T18:29:00Z" w16du:dateUtc="2024-05-14T16:29:00Z">
        <w:r>
          <w:t xml:space="preserve">    </w:t>
        </w:r>
        <w:proofErr w:type="spellStart"/>
        <w:r>
          <w:t>IPsec</w:t>
        </w:r>
        <w:proofErr w:type="spellEnd"/>
        <w:r>
          <w:t xml:space="preserve"> </w:t>
        </w:r>
        <w:proofErr w:type="spellStart"/>
        <w:r>
          <w:t>transformációs</w:t>
        </w:r>
        <w:proofErr w:type="spellEnd"/>
        <w:r>
          <w:t xml:space="preserve"> készlet: Az </w:t>
        </w:r>
        <w:proofErr w:type="spellStart"/>
        <w:r>
          <w:t>IPsec</w:t>
        </w:r>
        <w:proofErr w:type="spellEnd"/>
        <w:r>
          <w:t xml:space="preserve"> </w:t>
        </w:r>
        <w:proofErr w:type="spellStart"/>
        <w:r>
          <w:t>transformációs</w:t>
        </w:r>
        <w:proofErr w:type="spellEnd"/>
        <w:r>
          <w:t xml:space="preserve"> készlet biztosítja az adatok titkosítását és integritásának ellenőrzését az adatátvitel során.</w:t>
        </w:r>
      </w:ins>
    </w:p>
    <w:p w14:paraId="40DA8D8C" w14:textId="77777777" w:rsidR="00B4260A" w:rsidRDefault="00B4260A" w:rsidP="00B4260A">
      <w:pPr>
        <w:rPr>
          <w:ins w:id="228" w:author="Gergő Lócska" w:date="2024-05-14T18:29:00Z" w16du:dateUtc="2024-05-14T16:29:00Z"/>
        </w:rPr>
      </w:pPr>
    </w:p>
    <w:p w14:paraId="1B74FE0A" w14:textId="77777777" w:rsidR="00B4260A" w:rsidRDefault="00B4260A" w:rsidP="00B4260A">
      <w:pPr>
        <w:rPr>
          <w:ins w:id="229" w:author="Gergő Lócska" w:date="2024-05-14T18:29:00Z" w16du:dateUtc="2024-05-14T16:29:00Z"/>
        </w:rPr>
      </w:pPr>
      <w:ins w:id="230" w:author="Gergő Lócska" w:date="2024-05-14T18:29:00Z" w16du:dateUtc="2024-05-14T16:29:00Z">
        <w:r>
          <w:t>4.3 Előnyök</w:t>
        </w:r>
      </w:ins>
    </w:p>
    <w:p w14:paraId="724298BA" w14:textId="77777777" w:rsidR="00B4260A" w:rsidRDefault="00B4260A" w:rsidP="00B4260A">
      <w:pPr>
        <w:rPr>
          <w:ins w:id="231" w:author="Gergő Lócska" w:date="2024-05-14T18:29:00Z" w16du:dateUtc="2024-05-14T16:29:00Z"/>
        </w:rPr>
      </w:pPr>
    </w:p>
    <w:p w14:paraId="7FEA0244" w14:textId="77777777" w:rsidR="00B4260A" w:rsidRDefault="00B4260A" w:rsidP="00B4260A">
      <w:pPr>
        <w:rPr>
          <w:ins w:id="232" w:author="Gergő Lócska" w:date="2024-05-14T18:29:00Z" w16du:dateUtc="2024-05-14T16:29:00Z"/>
        </w:rPr>
      </w:pPr>
      <w:ins w:id="233" w:author="Gergő Lócska" w:date="2024-05-14T18:29:00Z" w16du:dateUtc="2024-05-14T16:29:00Z">
        <w:r>
          <w:t>A VPN konfiguráció és implementáció számos előnnyel jár mindkét szervezet számára:</w:t>
        </w:r>
      </w:ins>
    </w:p>
    <w:p w14:paraId="4F65DDB8" w14:textId="77777777" w:rsidR="00B4260A" w:rsidRDefault="00B4260A" w:rsidP="00B4260A">
      <w:pPr>
        <w:rPr>
          <w:ins w:id="234" w:author="Gergő Lócska" w:date="2024-05-14T18:29:00Z" w16du:dateUtc="2024-05-14T16:29:00Z"/>
        </w:rPr>
      </w:pPr>
    </w:p>
    <w:p w14:paraId="11F7AECB" w14:textId="77777777" w:rsidR="00B4260A" w:rsidRDefault="00B4260A" w:rsidP="00B4260A">
      <w:pPr>
        <w:rPr>
          <w:ins w:id="235" w:author="Gergő Lócska" w:date="2024-05-14T18:29:00Z" w16du:dateUtc="2024-05-14T16:29:00Z"/>
        </w:rPr>
      </w:pPr>
      <w:ins w:id="236" w:author="Gergő Lócska" w:date="2024-05-14T18:29:00Z" w16du:dateUtc="2024-05-14T16:29:00Z">
        <w:r>
          <w:t xml:space="preserve">    Biztonság: A VPN egy biztonságos csatornát biztosít a két belső hálózat közötti kommunikációhoz, minimalizálva a külső fenyegetéseket és a bizalmas adatok illetéktelen hozzáférését.</w:t>
        </w:r>
      </w:ins>
    </w:p>
    <w:p w14:paraId="65F95824" w14:textId="77777777" w:rsidR="00B4260A" w:rsidRDefault="00B4260A" w:rsidP="00B4260A">
      <w:pPr>
        <w:rPr>
          <w:ins w:id="237" w:author="Gergő Lócska" w:date="2024-05-14T18:29:00Z" w16du:dateUtc="2024-05-14T16:29:00Z"/>
        </w:rPr>
      </w:pPr>
      <w:ins w:id="238" w:author="Gergő Lócska" w:date="2024-05-14T18:29:00Z" w16du:dateUtc="2024-05-14T16:29:00Z">
        <w:r>
          <w:t xml:space="preserve">    Költségcsökkentés: A VPN lehetővé teszi a két szervezet számára, hogy közös erőforrásokat használjanak, csökkentve a hálózati infrastruktúra költségeit.</w:t>
        </w:r>
      </w:ins>
    </w:p>
    <w:p w14:paraId="29B75856" w14:textId="77777777" w:rsidR="00B4260A" w:rsidRDefault="00B4260A" w:rsidP="00B4260A">
      <w:pPr>
        <w:rPr>
          <w:ins w:id="239" w:author="Gergő Lócska" w:date="2024-05-14T18:29:00Z" w16du:dateUtc="2024-05-14T16:29:00Z"/>
        </w:rPr>
      </w:pPr>
      <w:ins w:id="240" w:author="Gergő Lócska" w:date="2024-05-14T18:29:00Z" w16du:dateUtc="2024-05-14T16:29:00Z">
        <w:r>
          <w:t xml:space="preserve">    Rugalmas hozzáférés: A VPN lehetővé teszi a munkavállalók számára, hogy távolról is hozzáférjenek a belső erőforrásokhoz, növelve ezzel a munkavégzés rugalmasságát és hatékonyságát.</w:t>
        </w:r>
      </w:ins>
    </w:p>
    <w:p w14:paraId="79C4AD5C" w14:textId="77777777" w:rsidR="00B4260A" w:rsidRDefault="00B4260A" w:rsidP="00B4260A">
      <w:pPr>
        <w:rPr>
          <w:ins w:id="241" w:author="Gergő Lócska" w:date="2024-05-14T18:29:00Z" w16du:dateUtc="2024-05-14T16:29:00Z"/>
        </w:rPr>
      </w:pPr>
    </w:p>
    <w:p w14:paraId="093BA5A0" w14:textId="77777777" w:rsidR="00B4260A" w:rsidRDefault="00B4260A" w:rsidP="00B4260A">
      <w:pPr>
        <w:rPr>
          <w:ins w:id="242" w:author="Gergő Lócska" w:date="2024-05-14T18:29:00Z" w16du:dateUtc="2024-05-14T16:29:00Z"/>
        </w:rPr>
      </w:pPr>
      <w:ins w:id="243" w:author="Gergő Lócska" w:date="2024-05-14T18:29:00Z" w16du:dateUtc="2024-05-14T16:29:00Z">
        <w:r>
          <w:t>A VPN konfiguráció és implementáció megfelelő végrehajtása alapvető fontosságú a szervezetek belső hálózatai közötti biztonságos és hatékony kommunikációhoz. A rendszerterv részletesen dokumentálja a konfigurációt, kiemelve annak biztonsági részleteit és előnyeit.</w:t>
        </w:r>
      </w:ins>
    </w:p>
    <w:p w14:paraId="23C39A2B" w14:textId="77777777" w:rsidR="003215D0" w:rsidRDefault="003215D0" w:rsidP="003215D0"/>
    <w:p w14:paraId="2FC26069" w14:textId="46FBF168" w:rsidR="003215D0" w:rsidRDefault="003215D0">
      <w:pPr>
        <w:pStyle w:val="Cmsor1"/>
      </w:pPr>
      <w:bookmarkStart w:id="244" w:name="_Toc166538307"/>
      <w:r>
        <w:lastRenderedPageBreak/>
        <w:t>ASA</w:t>
      </w:r>
      <w:ins w:id="245" w:author="Gergő Lócska" w:date="2024-05-13T22:37:00Z">
        <w:r w:rsidR="006B0614">
          <w:t xml:space="preserve"> - Gergő</w:t>
        </w:r>
      </w:ins>
      <w:bookmarkEnd w:id="244"/>
    </w:p>
    <w:p w14:paraId="4F182535" w14:textId="3CD90F95" w:rsidR="00DC6FAF" w:rsidRDefault="00DC6FAF">
      <w:pPr>
        <w:pStyle w:val="Cmsor1"/>
        <w:rPr>
          <w:ins w:id="246" w:author="Gergő Lócska" w:date="2024-05-13T22:34:00Z"/>
        </w:rPr>
      </w:pPr>
      <w:bookmarkStart w:id="247" w:name="_Toc166538308"/>
      <w:ins w:id="248" w:author="Gergő Lócska" w:date="2024-05-13T22:34:00Z">
        <w:r>
          <w:lastRenderedPageBreak/>
          <w:t>Forgalomirányítón megvalósított biztonsági funkciók</w:t>
        </w:r>
      </w:ins>
      <w:ins w:id="249" w:author="Gergő Lócska" w:date="2024-05-13T22:35:00Z">
        <w:r w:rsidR="006B0614">
          <w:t xml:space="preserve"> - Tibor</w:t>
        </w:r>
      </w:ins>
      <w:bookmarkEnd w:id="247"/>
    </w:p>
    <w:p w14:paraId="509C7B44" w14:textId="516D614D" w:rsidR="003215D0" w:rsidRPr="003215D0" w:rsidRDefault="003215D0">
      <w:pPr>
        <w:pStyle w:val="Cmsor1"/>
      </w:pPr>
      <w:bookmarkStart w:id="250" w:name="_Toc166538309"/>
      <w:r>
        <w:lastRenderedPageBreak/>
        <w:t>Vezeték nélküli hálózat</w:t>
      </w:r>
      <w:ins w:id="251" w:author="Gergő Lócska" w:date="2024-05-13T22:35:00Z">
        <w:r w:rsidR="006B0614">
          <w:t xml:space="preserve"> - Tibor</w:t>
        </w:r>
      </w:ins>
      <w:bookmarkEnd w:id="250"/>
    </w:p>
    <w:p w14:paraId="17E49DC6" w14:textId="77777777" w:rsidR="003215D0" w:rsidRPr="003215D0" w:rsidRDefault="003215D0" w:rsidP="00335889"/>
    <w:p w14:paraId="7EE57939" w14:textId="77777777" w:rsidR="003215D0" w:rsidRPr="003215D0" w:rsidRDefault="003215D0" w:rsidP="00335889"/>
    <w:p w14:paraId="1619DCF1" w14:textId="00EC4721" w:rsidR="001E565F" w:rsidRDefault="004F2846">
      <w:pPr>
        <w:pStyle w:val="Cmsor1"/>
      </w:pPr>
      <w:bookmarkStart w:id="252" w:name="_Toc166538310"/>
      <w:r>
        <w:lastRenderedPageBreak/>
        <w:t>Windows szerver konfigurálása</w:t>
      </w:r>
      <w:bookmarkEnd w:id="252"/>
    </w:p>
    <w:p w14:paraId="793DB528" w14:textId="15516385" w:rsidR="00FD63A7" w:rsidRPr="00FD63A7" w:rsidRDefault="00FD63A7">
      <w:pPr>
        <w:pStyle w:val="Cmsor2"/>
        <w:pPrChange w:id="253" w:author="Kis Tibor" w:date="2024-05-14T00:07:00Z">
          <w:pPr>
            <w:pStyle w:val="Cmsor2"/>
            <w:ind w:left="720" w:hanging="360"/>
          </w:pPr>
        </w:pPrChange>
      </w:pPr>
      <w:bookmarkStart w:id="254" w:name="_Toc166538311"/>
      <w:r w:rsidRPr="00FD63A7">
        <w:t>DHCP</w:t>
      </w:r>
      <w:bookmarkEnd w:id="254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>
      <w:pPr>
        <w:pStyle w:val="Cmsor2"/>
        <w:pPrChange w:id="255" w:author="Kis Tibor" w:date="2024-05-14T00:07:00Z">
          <w:pPr>
            <w:pStyle w:val="Cmsor2"/>
            <w:ind w:left="720" w:hanging="360"/>
          </w:pPr>
        </w:pPrChange>
      </w:pPr>
      <w:bookmarkStart w:id="256" w:name="_Toc166538312"/>
      <w:r>
        <w:t>Active Directory beállítása</w:t>
      </w:r>
      <w:bookmarkEnd w:id="256"/>
    </w:p>
    <w:p w14:paraId="7577868E" w14:textId="4D8F4040" w:rsidR="008F6B7C" w:rsidRDefault="008F6B7C">
      <w:r>
        <w:t xml:space="preserve">A megfelelő </w:t>
      </w:r>
      <w:proofErr w:type="gramStart"/>
      <w:r>
        <w:t>IP  cím</w:t>
      </w:r>
      <w:proofErr w:type="gramEnd"/>
      <w:r>
        <w:t xml:space="preserve">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</w:t>
      </w:r>
      <w:proofErr w:type="gramStart"/>
      <w:r>
        <w:t xml:space="preserve">gép  </w:t>
      </w:r>
      <w:r>
        <w:lastRenderedPageBreak/>
        <w:t>tartományba</w:t>
      </w:r>
      <w:proofErr w:type="gramEnd"/>
      <w:r>
        <w:t xml:space="preserve">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 xml:space="preserve">Z: </w:t>
      </w:r>
      <w:proofErr w:type="gramStart"/>
      <w:r w:rsidRPr="0042726C">
        <w:rPr>
          <w:i/>
        </w:rPr>
        <w:t>megh</w:t>
      </w:r>
      <w:r w:rsidRPr="0042726C">
        <w:t>ajtó</w:t>
      </w:r>
      <w:r w:rsidR="00111038">
        <w:t>”-</w:t>
      </w:r>
      <w:proofErr w:type="gramEnd"/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</w:t>
      </w:r>
      <w:proofErr w:type="gramStart"/>
      <w:r>
        <w:t>tagjai  a</w:t>
      </w:r>
      <w:proofErr w:type="gramEnd"/>
      <w:r>
        <w:t xml:space="preserve">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>
      <w:pPr>
        <w:pStyle w:val="Cmsor2"/>
        <w:pPrChange w:id="257" w:author="Kis Tibor" w:date="2024-05-14T00:07:00Z">
          <w:pPr>
            <w:pStyle w:val="Cmsor2"/>
            <w:ind w:left="720" w:hanging="360"/>
          </w:pPr>
        </w:pPrChange>
      </w:pPr>
      <w:bookmarkStart w:id="258" w:name="_Toc166538313"/>
      <w:r>
        <w:t>Biztonsági mentés</w:t>
      </w:r>
      <w:bookmarkEnd w:id="258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16262F7B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>
      <w:pPr>
        <w:pStyle w:val="Cmsor1"/>
      </w:pPr>
      <w:bookmarkStart w:id="259" w:name="_Toc166538314"/>
      <w:r>
        <w:lastRenderedPageBreak/>
        <w:t>Linux szerver konfigurálása</w:t>
      </w:r>
      <w:bookmarkEnd w:id="259"/>
    </w:p>
    <w:p w14:paraId="310D3CE1" w14:textId="5ED1C342" w:rsidR="00E50412" w:rsidRDefault="006316A7">
      <w:pPr>
        <w:pStyle w:val="Cmsor2"/>
        <w:pPrChange w:id="260" w:author="Kis Tibor" w:date="2024-05-14T00:07:00Z">
          <w:pPr>
            <w:pStyle w:val="Cmsor2"/>
            <w:ind w:left="720" w:hanging="360"/>
          </w:pPr>
        </w:pPrChange>
      </w:pPr>
      <w:bookmarkStart w:id="261" w:name="_Toc166538315"/>
      <w:r>
        <w:t>Telepítés</w:t>
      </w:r>
      <w:bookmarkEnd w:id="261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3D558D9A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>
      <w:pPr>
        <w:pStyle w:val="Cmsor2"/>
        <w:pPrChange w:id="262" w:author="Kis Tibor" w:date="2024-05-14T00:07:00Z">
          <w:pPr>
            <w:pStyle w:val="Cmsor2"/>
            <w:ind w:left="720" w:hanging="360"/>
          </w:pPr>
        </w:pPrChange>
      </w:pPr>
      <w:bookmarkStart w:id="263" w:name="_Toc166538316"/>
      <w:r>
        <w:t>DNS</w:t>
      </w:r>
      <w:bookmarkEnd w:id="263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>
      <w:pPr>
        <w:pStyle w:val="Cmsor2"/>
        <w:pPrChange w:id="264" w:author="Kis Tibor" w:date="2024-05-14T00:07:00Z">
          <w:pPr>
            <w:pStyle w:val="Cmsor2"/>
            <w:ind w:left="720" w:hanging="360"/>
          </w:pPr>
        </w:pPrChange>
      </w:pPr>
      <w:bookmarkStart w:id="265" w:name="_Toc166538317"/>
      <w:r>
        <w:t>SSH</w:t>
      </w:r>
      <w:bookmarkEnd w:id="265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>
      <w:pPr>
        <w:pStyle w:val="Cmsor2"/>
        <w:pPrChange w:id="266" w:author="Kis Tibor" w:date="2024-05-14T00:07:00Z">
          <w:pPr>
            <w:pStyle w:val="Cmsor2"/>
            <w:ind w:left="720" w:hanging="360"/>
          </w:pPr>
        </w:pPrChange>
      </w:pPr>
      <w:bookmarkStart w:id="267" w:name="_Toc166538318"/>
      <w:r>
        <w:t>Samba</w:t>
      </w:r>
      <w:bookmarkEnd w:id="267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>
      <w:pPr>
        <w:pStyle w:val="Cmsor2"/>
        <w:pPrChange w:id="268" w:author="Kis Tibor" w:date="2024-05-14T00:07:00Z">
          <w:pPr>
            <w:pStyle w:val="Cmsor2"/>
            <w:ind w:left="720" w:hanging="360"/>
          </w:pPr>
        </w:pPrChange>
      </w:pPr>
      <w:bookmarkStart w:id="269" w:name="_Toc166538319"/>
      <w:bookmarkStart w:id="270" w:name="_Hlk166531957"/>
      <w:r>
        <w:t>Apache</w:t>
      </w:r>
      <w:bookmarkEnd w:id="269"/>
    </w:p>
    <w:bookmarkEnd w:id="270"/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</w:t>
      </w:r>
      <w:proofErr w:type="gramStart"/>
      <w:r w:rsidR="00111038">
        <w:t>egyelőre  statikus</w:t>
      </w:r>
      <w:proofErr w:type="gramEnd"/>
      <w:r w:rsidR="00111038">
        <w:t xml:space="preserve">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F4B7" w14:textId="77777777" w:rsidR="00633468" w:rsidRDefault="00633468"/>
    <w:p w14:paraId="0D3EDADA" w14:textId="7AECDD8D" w:rsidR="00633468" w:rsidRDefault="00633468">
      <w:pPr>
        <w:pStyle w:val="Cmsor2"/>
        <w:pPrChange w:id="271" w:author="Kis Tibor" w:date="2024-05-14T00:07:00Z">
          <w:pPr>
            <w:pStyle w:val="Cmsor2"/>
            <w:ind w:left="720" w:hanging="360"/>
          </w:pPr>
        </w:pPrChange>
      </w:pPr>
      <w:bookmarkStart w:id="272" w:name="_Toc166538320"/>
      <w:r>
        <w:t>FTP</w:t>
      </w:r>
      <w:bookmarkEnd w:id="272"/>
      <w:ins w:id="273" w:author="Gergő Lócska" w:date="2024-05-13T22:35:00Z">
        <w:r w:rsidR="006B0614">
          <w:t xml:space="preserve"> </w:t>
        </w:r>
        <w:del w:id="274" w:author="Kis Tibor" w:date="2024-05-14T00:06:00Z">
          <w:r w:rsidR="006B0614" w:rsidDel="003D55C9">
            <w:delText>- Tibor</w:delText>
          </w:r>
        </w:del>
      </w:ins>
    </w:p>
    <w:p w14:paraId="35098FAC" w14:textId="14B679A1" w:rsidR="00633468" w:rsidRDefault="003D55C9">
      <w:ins w:id="275" w:author="Kis Tibor" w:date="2024-05-14T00:07:00Z">
        <w:r>
          <w:t xml:space="preserve">Az Ubuntu szerverre telepítettünk egy FTP </w:t>
        </w:r>
        <w:proofErr w:type="spellStart"/>
        <w:r>
          <w:t>kiszonlgálót</w:t>
        </w:r>
        <w:proofErr w:type="spellEnd"/>
        <w:r>
          <w:t xml:space="preserve"> is</w:t>
        </w:r>
      </w:ins>
      <w:ins w:id="276" w:author="Kis Tibor" w:date="2024-05-14T00:09:00Z">
        <w:r>
          <w:t xml:space="preserve">. </w:t>
        </w:r>
      </w:ins>
      <w:ins w:id="277" w:author="Kis Tibor" w:date="2024-05-14T00:10:00Z">
        <w:r w:rsidR="000F776A">
          <w:t>B</w:t>
        </w:r>
      </w:ins>
      <w:ins w:id="278" w:author="Kis Tibor" w:date="2024-05-14T00:09:00Z">
        <w:r>
          <w:t xml:space="preserve">ár a disztribúció alapértelmezett </w:t>
        </w:r>
      </w:ins>
      <w:ins w:id="279" w:author="Kis Tibor" w:date="2024-05-14T00:10:00Z">
        <w:r w:rsidR="000F776A">
          <w:t xml:space="preserve">alkalmazása a VSFTPD </w:t>
        </w:r>
      </w:ins>
      <w:ins w:id="280" w:author="Kis Tibor" w:date="2024-05-14T00:09:00Z">
        <w:r>
          <w:t xml:space="preserve">meglehetősen </w:t>
        </w:r>
        <w:r w:rsidRPr="003D55C9">
          <w:rPr>
            <w:rPrChange w:id="281" w:author="Kis Tibor" w:date="2024-05-14T00:09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>elterjedt és népszerű választás a biztonságos és hatékony fájlátvitelre</w:t>
        </w:r>
      </w:ins>
      <w:ins w:id="282" w:author="Kis Tibor" w:date="2024-05-14T00:10:00Z">
        <w:r w:rsidR="000F776A">
          <w:t>, nem használjuk</w:t>
        </w:r>
      </w:ins>
      <w:ins w:id="283" w:author="Kis Tibor" w:date="2024-05-14T00:11:00Z">
        <w:r w:rsidR="000F776A">
          <w:t>. A kliensek</w:t>
        </w:r>
      </w:ins>
      <w:ins w:id="284" w:author="Kis Tibor" w:date="2024-05-14T00:12:00Z">
        <w:r w:rsidR="000F776A">
          <w:t>en kizárólag Windows operációs rendszerek futnak. Ezek</w:t>
        </w:r>
      </w:ins>
      <w:ins w:id="285" w:author="Kis Tibor" w:date="2024-05-14T00:13:00Z">
        <w:r w:rsidR="000F776A">
          <w:t>hez</w:t>
        </w:r>
      </w:ins>
      <w:ins w:id="286" w:author="Kis Tibor" w:date="2024-05-14T00:12:00Z">
        <w:r w:rsidR="000F776A">
          <w:t xml:space="preserve"> a Samba </w:t>
        </w:r>
      </w:ins>
      <w:ins w:id="287" w:author="Kis Tibor" w:date="2024-05-14T00:13:00Z">
        <w:r w:rsidR="000F776A">
          <w:t xml:space="preserve">az ideális </w:t>
        </w:r>
      </w:ins>
      <w:ins w:id="288" w:author="Kis Tibor" w:date="2024-05-14T00:15:00Z">
        <w:r w:rsidR="000F776A">
          <w:t>és megfelelően rugalmas megoldás</w:t>
        </w:r>
      </w:ins>
      <w:ins w:id="289" w:author="Kis Tibor" w:date="2024-05-14T00:13:00Z">
        <w:r w:rsidR="000F776A">
          <w:t xml:space="preserve">. </w:t>
        </w:r>
      </w:ins>
      <w:ins w:id="290" w:author="Kis Tibor" w:date="2024-05-14T00:14:00Z">
        <w:r w:rsidR="000F776A">
          <w:t>Az FTP előkészítésével azonban felkészülhetünk Linux vagy IOS operációs rendszerekkel való kommunikációra.</w:t>
        </w:r>
      </w:ins>
      <w:ins w:id="291" w:author="Kis Tibor" w:date="2024-05-14T00:15:00Z">
        <w:r w:rsidR="000F776A">
          <w:t xml:space="preserve"> </w:t>
        </w:r>
      </w:ins>
    </w:p>
    <w:p w14:paraId="699A34C1" w14:textId="77777777" w:rsidR="00633468" w:rsidRDefault="00633468"/>
    <w:p w14:paraId="7AF1AC96" w14:textId="7162CAE2" w:rsidR="00E62381" w:rsidRDefault="00F07B12">
      <w:pPr>
        <w:pStyle w:val="Cmsor1"/>
      </w:pPr>
      <w:bookmarkStart w:id="292" w:name="_Toc166538321"/>
      <w:r>
        <w:lastRenderedPageBreak/>
        <w:t>Jövőbeni fejlesztések</w:t>
      </w:r>
      <w:ins w:id="293" w:author="Gergő Lócska" w:date="2024-05-13T22:36:00Z">
        <w:r w:rsidR="006B0614">
          <w:t xml:space="preserve"> - Krisztián</w:t>
        </w:r>
      </w:ins>
      <w:bookmarkEnd w:id="292"/>
    </w:p>
    <w:p w14:paraId="3052F033" w14:textId="267BBBFF" w:rsidR="00F07B12" w:rsidRDefault="00F07B12">
      <w:pPr>
        <w:rPr>
          <w:ins w:id="294" w:author="Gergő Lócska" w:date="2024-05-13T22:35:00Z"/>
        </w:rPr>
      </w:pPr>
      <w:r>
        <w:t xml:space="preserve">DMZ létrehozása. </w:t>
      </w:r>
    </w:p>
    <w:p w14:paraId="404D58B5" w14:textId="497451D9" w:rsidR="006B0614" w:rsidRDefault="006B0614">
      <w:proofErr w:type="spellStart"/>
      <w:ins w:id="295" w:author="Gergő Lócska" w:date="2024-05-13T22:35:00Z">
        <w:r>
          <w:t>Trello</w:t>
        </w:r>
        <w:proofErr w:type="spellEnd"/>
        <w:r>
          <w:t xml:space="preserve"> nem sikerült megcsinálni</w:t>
        </w:r>
      </w:ins>
    </w:p>
    <w:p w14:paraId="2DC55D62" w14:textId="2E526B1F" w:rsidR="00671307" w:rsidRDefault="00671307">
      <w:pPr>
        <w:pStyle w:val="Cmsor1"/>
      </w:pPr>
      <w:bookmarkStart w:id="296" w:name="_Toc166538322"/>
      <w:r>
        <w:lastRenderedPageBreak/>
        <w:t>Csapatmunka</w:t>
      </w:r>
      <w:ins w:id="297" w:author="Gergő Lócska" w:date="2024-05-13T22:36:00Z">
        <w:r w:rsidR="006B0614">
          <w:t xml:space="preserve"> -Krisztián</w:t>
        </w:r>
      </w:ins>
      <w:bookmarkEnd w:id="296"/>
    </w:p>
    <w:p w14:paraId="43A44428" w14:textId="77777777" w:rsidR="00F6477A" w:rsidRDefault="00F6477A">
      <w:pPr>
        <w:pStyle w:val="Cmsor1"/>
        <w:rPr>
          <w:ins w:id="298" w:author="Kis Tibor" w:date="2024-05-14T00:00:00Z"/>
        </w:rPr>
        <w:sectPr w:rsidR="00F6477A" w:rsidSect="00E6238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9285C73" w14:textId="5CF65BA5" w:rsidR="00F6477A" w:rsidRDefault="00F6477A" w:rsidP="00F6477A">
      <w:pPr>
        <w:pStyle w:val="Cmsor1"/>
        <w:rPr>
          <w:ins w:id="299" w:author="Kis Tibor" w:date="2024-05-14T00:05:00Z"/>
        </w:rPr>
      </w:pPr>
      <w:bookmarkStart w:id="300" w:name="_Toc166538323"/>
      <w:ins w:id="301" w:author="Kis Tibor" w:date="2024-05-14T00:01:00Z">
        <w:r>
          <w:rPr>
            <w:noProof/>
          </w:rPr>
          <w:lastRenderedPageBreak/>
          <w:drawing>
            <wp:anchor distT="0" distB="0" distL="114300" distR="114300" simplePos="0" relativeHeight="251662336" behindDoc="0" locked="0" layoutInCell="1" allowOverlap="1" wp14:anchorId="785326B7" wp14:editId="29CABD0A">
              <wp:simplePos x="0" y="0"/>
              <wp:positionH relativeFrom="margin">
                <wp:align>right</wp:align>
              </wp:positionH>
              <wp:positionV relativeFrom="paragraph">
                <wp:posOffset>318770</wp:posOffset>
              </wp:positionV>
              <wp:extent cx="8482246" cy="5425440"/>
              <wp:effectExtent l="0" t="0" r="0" b="3810"/>
              <wp:wrapNone/>
              <wp:docPr id="15" name="Kép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topologia.jpg"/>
                      <pic:cNvPicPr/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482246" cy="54254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r w:rsidR="00671307">
        <w:t>Melléklet</w:t>
      </w:r>
      <w:ins w:id="302" w:author="Kis Tibor" w:date="2024-05-14T00:05:00Z">
        <w:r>
          <w:t>ek</w:t>
        </w:r>
        <w:bookmarkEnd w:id="300"/>
      </w:ins>
    </w:p>
    <w:p w14:paraId="5B72E3FA" w14:textId="1E5FD18A" w:rsidR="00F6477A" w:rsidRDefault="00F6477A" w:rsidP="00B4260A">
      <w:pPr>
        <w:pStyle w:val="Cmsor1"/>
        <w:rPr>
          <w:ins w:id="303" w:author="Kis Tibor" w:date="2024-05-14T00:02:00Z"/>
        </w:rPr>
        <w:sectPr w:rsidR="00F6477A" w:rsidSect="00F6477A">
          <w:type w:val="continuous"/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01D56651" w14:textId="52928E88" w:rsidR="00671307" w:rsidDel="00F6477A" w:rsidRDefault="00671307">
      <w:pPr>
        <w:pStyle w:val="Cmsor1"/>
        <w:rPr>
          <w:del w:id="304" w:author="Kis Tibor" w:date="2024-05-14T00:02:00Z"/>
        </w:rPr>
      </w:pPr>
    </w:p>
    <w:p w14:paraId="324062F9" w14:textId="082926EA" w:rsidR="00671307" w:rsidRPr="00671307" w:rsidDel="00F6477A" w:rsidRDefault="00671307">
      <w:pPr>
        <w:pStyle w:val="Cmsor1"/>
        <w:rPr>
          <w:del w:id="305" w:author="Kis Tibor" w:date="2024-05-14T00:01:00Z"/>
        </w:rPr>
        <w:pPrChange w:id="306" w:author="Kis Tibor" w:date="2024-05-14T00:04:00Z">
          <w:pPr>
            <w:ind w:left="360"/>
          </w:pPr>
        </w:pPrChange>
      </w:pPr>
      <w:del w:id="307" w:author="Kis Tibor" w:date="2024-05-14T00:01:00Z">
        <w:r w:rsidDel="00F6477A">
          <w:delText>Topológia</w:delText>
        </w:r>
      </w:del>
    </w:p>
    <w:p w14:paraId="71B56857" w14:textId="77777777" w:rsidR="009E69AD" w:rsidRDefault="009E69AD">
      <w:pPr>
        <w:pStyle w:val="Cmsor1"/>
        <w:numPr>
          <w:ilvl w:val="0"/>
          <w:numId w:val="0"/>
        </w:numPr>
        <w:pPrChange w:id="308" w:author="Kis Tibor" w:date="2024-05-14T00:04:00Z">
          <w:pPr/>
        </w:pPrChange>
      </w:pPr>
    </w:p>
    <w:sectPr w:rsidR="009E69AD" w:rsidSect="00F6477A">
      <w:type w:val="continuous"/>
      <w:pgSz w:w="11906" w:h="16838"/>
      <w:pgMar w:top="1418" w:right="1418" w:bottom="1418" w:left="1418" w:header="709" w:footer="709" w:gutter="0"/>
      <w:cols w:space="708"/>
      <w:docGrid w:linePitch="360"/>
      <w:sectPrChange w:id="309" w:author="Kis Tibor" w:date="2024-05-14T00:02:00Z">
        <w:sectPr w:rsidR="009E69AD" w:rsidSect="00F6477A">
          <w:type w:val="nextPage"/>
          <w:pgMar w:top="1417" w:right="1417" w:bottom="1417" w:left="1417" w:header="708" w:footer="708" w:gutter="0"/>
        </w:sectPr>
      </w:sectPrChange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81" w:author="Gergő Lócska" w:date="2024-05-13T22:37:00Z" w:initials="GL">
    <w:p w14:paraId="2827A494" w14:textId="08E39583" w:rsidR="006B0614" w:rsidRDefault="006B0614">
      <w:pPr>
        <w:pStyle w:val="Jegyzetszveg"/>
      </w:pPr>
      <w:r>
        <w:rPr>
          <w:rStyle w:val="Jegyzethivatkozs"/>
        </w:rPr>
        <w:annotationRef/>
      </w:r>
      <w:r>
        <w:t>Bevezető bővítése</w:t>
      </w:r>
    </w:p>
  </w:comment>
  <w:comment w:id="185" w:author="Gergő Lócska" w:date="2024-05-13T22:16:00Z" w:initials="GL">
    <w:p w14:paraId="1AB497D2" w14:textId="26079AA1" w:rsidR="003215D0" w:rsidRDefault="003215D0">
      <w:pPr>
        <w:pStyle w:val="Jegyzetszveg"/>
      </w:pPr>
      <w:r>
        <w:rPr>
          <w:rStyle w:val="Jegyzethivatkozs"/>
        </w:rPr>
        <w:annotationRef/>
      </w:r>
      <w:r>
        <w:t>kifejteni</w:t>
      </w:r>
    </w:p>
  </w:comment>
  <w:comment w:id="191" w:author="Gergő Lócska" w:date="2024-05-13T22:13:00Z" w:initials="GL">
    <w:p w14:paraId="638F0011" w14:textId="24596909" w:rsidR="003215D0" w:rsidRDefault="003215D0">
      <w:pPr>
        <w:pStyle w:val="Jegyzetszveg"/>
      </w:pPr>
      <w:r>
        <w:rPr>
          <w:rStyle w:val="Jegyzethivatkozs"/>
        </w:rPr>
        <w:annotationRef/>
      </w:r>
      <w:r>
        <w:t>Indoklás fix ip címekre</w:t>
      </w:r>
    </w:p>
  </w:comment>
  <w:comment w:id="193" w:author="Gergő Lócska" w:date="2024-05-13T22:14:00Z" w:initials="GL">
    <w:p w14:paraId="168ACC69" w14:textId="7556389C" w:rsidR="003215D0" w:rsidRDefault="003215D0">
      <w:pPr>
        <w:pStyle w:val="Jegyzetszveg"/>
      </w:pPr>
      <w:r>
        <w:rPr>
          <w:rStyle w:val="Jegyzethivatkozs"/>
        </w:rPr>
        <w:annotationRef/>
      </w:r>
      <w:r>
        <w:t>Miért lett ez a technológia alkalmazva.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827A494" w15:done="0"/>
  <w15:commentEx w15:paraId="1AB497D2" w15:done="0"/>
  <w15:commentEx w15:paraId="638F0011" w15:done="0"/>
  <w15:commentEx w15:paraId="168ACC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2C15CC0" w16cex:dateUtc="2024-05-13T20:37:00Z"/>
  <w16cex:commentExtensible w16cex:durableId="5765F1D1" w16cex:dateUtc="2024-05-13T20:16:00Z"/>
  <w16cex:commentExtensible w16cex:durableId="1B3050D7" w16cex:dateUtc="2024-05-13T20:13:00Z"/>
  <w16cex:commentExtensible w16cex:durableId="6862C184" w16cex:dateUtc="2024-05-13T2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827A494" w16cid:durableId="32C15CC0"/>
  <w16cid:commentId w16cid:paraId="1AB497D2" w16cid:durableId="5765F1D1"/>
  <w16cid:commentId w16cid:paraId="638F0011" w16cid:durableId="1B3050D7"/>
  <w16cid:commentId w16cid:paraId="168ACC69" w16cid:durableId="6862C1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F0313" w14:textId="77777777" w:rsidR="00E37DA8" w:rsidRDefault="00E37DA8" w:rsidP="00405027">
      <w:pPr>
        <w:spacing w:before="0" w:after="0" w:line="240" w:lineRule="auto"/>
      </w:pPr>
      <w:r>
        <w:separator/>
      </w:r>
    </w:p>
  </w:endnote>
  <w:endnote w:type="continuationSeparator" w:id="0">
    <w:p w14:paraId="14884223" w14:textId="77777777" w:rsidR="00E37DA8" w:rsidRDefault="00E37DA8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FC9FC5" w14:textId="77777777" w:rsidR="00E37DA8" w:rsidRDefault="00E37DA8" w:rsidP="00405027">
      <w:pPr>
        <w:spacing w:before="0" w:after="0" w:line="240" w:lineRule="auto"/>
      </w:pPr>
      <w:r>
        <w:separator/>
      </w:r>
    </w:p>
  </w:footnote>
  <w:footnote w:type="continuationSeparator" w:id="0">
    <w:p w14:paraId="59A0791B" w14:textId="77777777" w:rsidR="00E37DA8" w:rsidRDefault="00E37DA8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DD0362"/>
    <w:multiLevelType w:val="multilevel"/>
    <w:tmpl w:val="DF0665B4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msor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932F7"/>
    <w:multiLevelType w:val="multilevel"/>
    <w:tmpl w:val="854C25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95018024">
    <w:abstractNumId w:val="3"/>
  </w:num>
  <w:num w:numId="2" w16cid:durableId="751396180">
    <w:abstractNumId w:val="9"/>
  </w:num>
  <w:num w:numId="3" w16cid:durableId="288097981">
    <w:abstractNumId w:val="2"/>
  </w:num>
  <w:num w:numId="4" w16cid:durableId="1363281161">
    <w:abstractNumId w:val="8"/>
  </w:num>
  <w:num w:numId="5" w16cid:durableId="195581451">
    <w:abstractNumId w:val="12"/>
  </w:num>
  <w:num w:numId="6" w16cid:durableId="180556268">
    <w:abstractNumId w:val="11"/>
  </w:num>
  <w:num w:numId="7" w16cid:durableId="1546331210">
    <w:abstractNumId w:val="6"/>
  </w:num>
  <w:num w:numId="8" w16cid:durableId="976493957">
    <w:abstractNumId w:val="7"/>
  </w:num>
  <w:num w:numId="9" w16cid:durableId="274604940">
    <w:abstractNumId w:val="13"/>
  </w:num>
  <w:num w:numId="10" w16cid:durableId="981929726">
    <w:abstractNumId w:val="6"/>
    <w:lvlOverride w:ilvl="0">
      <w:startOverride w:val="4"/>
    </w:lvlOverride>
  </w:num>
  <w:num w:numId="11" w16cid:durableId="1117798758">
    <w:abstractNumId w:val="5"/>
  </w:num>
  <w:num w:numId="12" w16cid:durableId="2029133881">
    <w:abstractNumId w:val="10"/>
  </w:num>
  <w:num w:numId="13" w16cid:durableId="1839614059">
    <w:abstractNumId w:val="0"/>
  </w:num>
  <w:num w:numId="14" w16cid:durableId="204686202">
    <w:abstractNumId w:val="1"/>
  </w:num>
  <w:num w:numId="15" w16cid:durableId="86081139">
    <w:abstractNumId w:val="4"/>
  </w:num>
  <w:num w:numId="16" w16cid:durableId="1097360107">
    <w:abstractNumId w:val="4"/>
    <w:lvlOverride w:ilvl="0">
      <w:startOverride w:val="6"/>
    </w:lvlOverride>
  </w:num>
  <w:num w:numId="17" w16cid:durableId="18013410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is Tibor">
    <w15:presenceInfo w15:providerId="AD" w15:userId="S-1-5-21-2768660643-1096592126-707036392-1001"/>
  </w15:person>
  <w15:person w15:author="Gergő Lócska">
    <w15:presenceInfo w15:providerId="Windows Live" w15:userId="ffd0d91323af81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trackRevisio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255B8"/>
    <w:rsid w:val="00041D13"/>
    <w:rsid w:val="0005674B"/>
    <w:rsid w:val="00095D8E"/>
    <w:rsid w:val="000A17D5"/>
    <w:rsid w:val="000A2A4A"/>
    <w:rsid w:val="000C2D9C"/>
    <w:rsid w:val="000D17CF"/>
    <w:rsid w:val="000E23DB"/>
    <w:rsid w:val="000F776A"/>
    <w:rsid w:val="00103727"/>
    <w:rsid w:val="00111038"/>
    <w:rsid w:val="0012341A"/>
    <w:rsid w:val="0015367C"/>
    <w:rsid w:val="001624B2"/>
    <w:rsid w:val="00173428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265266"/>
    <w:rsid w:val="003215D0"/>
    <w:rsid w:val="00335889"/>
    <w:rsid w:val="00351FBC"/>
    <w:rsid w:val="0038442D"/>
    <w:rsid w:val="003A5486"/>
    <w:rsid w:val="003D0B17"/>
    <w:rsid w:val="003D55C9"/>
    <w:rsid w:val="00405027"/>
    <w:rsid w:val="00410D34"/>
    <w:rsid w:val="0042726C"/>
    <w:rsid w:val="00432BA7"/>
    <w:rsid w:val="00451E26"/>
    <w:rsid w:val="00493494"/>
    <w:rsid w:val="004E2996"/>
    <w:rsid w:val="004F2846"/>
    <w:rsid w:val="00511F92"/>
    <w:rsid w:val="005424B0"/>
    <w:rsid w:val="00547558"/>
    <w:rsid w:val="00557B8B"/>
    <w:rsid w:val="00567544"/>
    <w:rsid w:val="0057509D"/>
    <w:rsid w:val="00576C06"/>
    <w:rsid w:val="005944C9"/>
    <w:rsid w:val="005D1931"/>
    <w:rsid w:val="00616279"/>
    <w:rsid w:val="00620BBC"/>
    <w:rsid w:val="006316A7"/>
    <w:rsid w:val="00633468"/>
    <w:rsid w:val="006614C5"/>
    <w:rsid w:val="00671307"/>
    <w:rsid w:val="006B0614"/>
    <w:rsid w:val="00724515"/>
    <w:rsid w:val="00785649"/>
    <w:rsid w:val="007A58E4"/>
    <w:rsid w:val="007A5E98"/>
    <w:rsid w:val="007B2F75"/>
    <w:rsid w:val="007F5B26"/>
    <w:rsid w:val="008B724A"/>
    <w:rsid w:val="008F6B7C"/>
    <w:rsid w:val="00902FA5"/>
    <w:rsid w:val="00920D22"/>
    <w:rsid w:val="00940156"/>
    <w:rsid w:val="00940751"/>
    <w:rsid w:val="009466EA"/>
    <w:rsid w:val="009E69AD"/>
    <w:rsid w:val="009F1893"/>
    <w:rsid w:val="009F509C"/>
    <w:rsid w:val="00A26CBD"/>
    <w:rsid w:val="00A56578"/>
    <w:rsid w:val="00A90C69"/>
    <w:rsid w:val="00AA57AE"/>
    <w:rsid w:val="00AD3219"/>
    <w:rsid w:val="00AE0B0D"/>
    <w:rsid w:val="00AE58B1"/>
    <w:rsid w:val="00B172E0"/>
    <w:rsid w:val="00B274A0"/>
    <w:rsid w:val="00B4260A"/>
    <w:rsid w:val="00B45F9A"/>
    <w:rsid w:val="00B4664E"/>
    <w:rsid w:val="00B547D7"/>
    <w:rsid w:val="00B61E33"/>
    <w:rsid w:val="00BE41A4"/>
    <w:rsid w:val="00C657E7"/>
    <w:rsid w:val="00CA2B5C"/>
    <w:rsid w:val="00CB29DF"/>
    <w:rsid w:val="00CF4F34"/>
    <w:rsid w:val="00D76AF9"/>
    <w:rsid w:val="00D929AD"/>
    <w:rsid w:val="00DB004E"/>
    <w:rsid w:val="00DC067D"/>
    <w:rsid w:val="00DC6117"/>
    <w:rsid w:val="00DC6FAF"/>
    <w:rsid w:val="00DE507C"/>
    <w:rsid w:val="00E25772"/>
    <w:rsid w:val="00E37DA8"/>
    <w:rsid w:val="00E50412"/>
    <w:rsid w:val="00E62381"/>
    <w:rsid w:val="00E6784C"/>
    <w:rsid w:val="00EC1665"/>
    <w:rsid w:val="00EC3210"/>
    <w:rsid w:val="00ED1498"/>
    <w:rsid w:val="00F00799"/>
    <w:rsid w:val="00F07B12"/>
    <w:rsid w:val="00F337BC"/>
    <w:rsid w:val="00F6477A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6477A"/>
    <w:pPr>
      <w:pageBreakBefore/>
      <w:numPr>
        <w:numId w:val="15"/>
      </w:numPr>
      <w:spacing w:before="0" w:after="0"/>
      <w:ind w:left="737" w:hanging="397"/>
      <w:outlineLvl w:val="0"/>
      <w:pPrChange w:id="0" w:author="Kis Tibor" w:date="2024-05-14T00:04:00Z">
        <w:pPr>
          <w:pageBreakBefore/>
          <w:numPr>
            <w:numId w:val="15"/>
          </w:numPr>
          <w:spacing w:line="360" w:lineRule="auto"/>
          <w:ind w:left="720" w:hanging="360"/>
          <w:contextualSpacing/>
          <w:jc w:val="both"/>
          <w:outlineLvl w:val="0"/>
        </w:pPr>
      </w:pPrChange>
    </w:pPr>
    <w:rPr>
      <w:b/>
      <w:sz w:val="28"/>
      <w:szCs w:val="28"/>
      <w:rPrChange w:id="0" w:author="Kis Tibor" w:date="2024-05-14T00:04:00Z">
        <w:rPr>
          <w:rFonts w:eastAsiaTheme="minorHAnsi" w:cstheme="minorBidi"/>
          <w:b/>
          <w:sz w:val="28"/>
          <w:szCs w:val="28"/>
          <w:lang w:val="hu-HU" w:eastAsia="en-US" w:bidi="ar-SA"/>
        </w:rPr>
      </w:rPrChange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3D55C9"/>
    <w:pPr>
      <w:numPr>
        <w:ilvl w:val="1"/>
        <w:numId w:val="15"/>
      </w:numPr>
      <w:ind w:left="993" w:hanging="633"/>
      <w:outlineLvl w:val="1"/>
      <w:pPrChange w:id="1" w:author="Kis Tibor" w:date="2024-05-14T00:07:00Z">
        <w:pPr>
          <w:numPr>
            <w:ilvl w:val="1"/>
            <w:numId w:val="7"/>
          </w:numPr>
          <w:spacing w:before="120" w:after="120" w:line="360" w:lineRule="auto"/>
          <w:ind w:left="578" w:hanging="578"/>
          <w:contextualSpacing/>
          <w:jc w:val="both"/>
          <w:outlineLvl w:val="1"/>
        </w:pPr>
      </w:pPrChange>
    </w:pPr>
    <w:rPr>
      <w:b/>
      <w:noProof/>
      <w:rPrChange w:id="1" w:author="Kis Tibor" w:date="2024-05-14T00:07:00Z">
        <w:rPr>
          <w:rFonts w:eastAsiaTheme="minorHAnsi" w:cstheme="minorBidi"/>
          <w:b/>
          <w:noProof/>
          <w:sz w:val="24"/>
          <w:szCs w:val="22"/>
          <w:lang w:val="hu-HU" w:eastAsia="en-US" w:bidi="ar-SA"/>
        </w:rPr>
      </w:rPrChange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6477A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3D55C9"/>
    <w:rPr>
      <w:rFonts w:ascii="Times New Roman" w:hAnsi="Times New Roman"/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6477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647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10" Type="http://schemas.openxmlformats.org/officeDocument/2006/relationships/comments" Target="comments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9573A-CCFB-4C36-8630-D061BB792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1974</Words>
  <Characters>13628</Characters>
  <Application>Microsoft Office Word</Application>
  <DocSecurity>0</DocSecurity>
  <Lines>113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Gergő Lócska</cp:lastModifiedBy>
  <cp:revision>2</cp:revision>
  <dcterms:created xsi:type="dcterms:W3CDTF">2024-05-14T16:29:00Z</dcterms:created>
  <dcterms:modified xsi:type="dcterms:W3CDTF">2024-05-14T16:29:00Z</dcterms:modified>
</cp:coreProperties>
</file>